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374FD" w14:textId="0DAB05FB" w:rsidR="00561A5E" w:rsidRDefault="00561A5E" w:rsidP="0F0F84A2">
      <w:pPr>
        <w:rPr>
          <w:b/>
          <w:bCs/>
          <w:u w:val="single"/>
        </w:rPr>
      </w:pPr>
    </w:p>
    <w:p w14:paraId="7A0BF276" w14:textId="77777777" w:rsidR="00561A5E" w:rsidRDefault="00561A5E" w:rsidP="00605292">
      <w:pPr>
        <w:jc w:val="center"/>
        <w:rPr>
          <w:b/>
          <w:bCs/>
          <w:u w:val="single"/>
          <w:rtl/>
        </w:rPr>
      </w:pPr>
    </w:p>
    <w:p w14:paraId="37618FEE" w14:textId="77777777" w:rsidR="00561A5E" w:rsidRDefault="00561A5E" w:rsidP="00605292">
      <w:pPr>
        <w:jc w:val="center"/>
        <w:rPr>
          <w:b/>
          <w:bCs/>
          <w:u w:val="single"/>
          <w:rtl/>
        </w:rPr>
      </w:pPr>
    </w:p>
    <w:p w14:paraId="34DB6911" w14:textId="77777777" w:rsidR="00561A5E" w:rsidRDefault="00561A5E" w:rsidP="00605292">
      <w:pPr>
        <w:jc w:val="center"/>
        <w:rPr>
          <w:b/>
          <w:bCs/>
          <w:u w:val="single"/>
          <w:rtl/>
        </w:rPr>
      </w:pPr>
    </w:p>
    <w:p w14:paraId="605A6F37" w14:textId="77777777" w:rsidR="00561A5E" w:rsidRDefault="00561A5E" w:rsidP="00605292">
      <w:pPr>
        <w:jc w:val="center"/>
        <w:rPr>
          <w:b/>
          <w:bCs/>
          <w:u w:val="single"/>
          <w:rtl/>
        </w:rPr>
      </w:pPr>
    </w:p>
    <w:p w14:paraId="08697A1C" w14:textId="77777777" w:rsidR="00561A5E" w:rsidRPr="00561A5E" w:rsidRDefault="00D601D5" w:rsidP="00561A5E">
      <w:pPr>
        <w:jc w:val="center"/>
        <w:rPr>
          <w:b/>
          <w:bCs/>
          <w:sz w:val="72"/>
          <w:szCs w:val="72"/>
          <w:u w:val="single"/>
          <w:rtl/>
        </w:rPr>
      </w:pPr>
      <w:r w:rsidRPr="00561A5E">
        <w:rPr>
          <w:rFonts w:hint="cs"/>
          <w:b/>
          <w:bCs/>
          <w:sz w:val="72"/>
          <w:szCs w:val="72"/>
          <w:u w:val="single"/>
          <w:rtl/>
        </w:rPr>
        <w:t xml:space="preserve">איפיון טכני </w:t>
      </w:r>
    </w:p>
    <w:p w14:paraId="517E3194" w14:textId="5938B347" w:rsidR="00561A5E" w:rsidRPr="00561A5E" w:rsidRDefault="003F30FF" w:rsidP="005A2F10">
      <w:pPr>
        <w:jc w:val="center"/>
        <w:rPr>
          <w:b/>
          <w:bCs/>
          <w:sz w:val="72"/>
          <w:szCs w:val="72"/>
          <w:u w:val="single"/>
          <w:rtl/>
        </w:rPr>
      </w:pPr>
      <w:r>
        <w:rPr>
          <w:rFonts w:hint="cs"/>
          <w:b/>
          <w:bCs/>
          <w:sz w:val="72"/>
          <w:szCs w:val="72"/>
          <w:u w:val="single"/>
          <w:rtl/>
        </w:rPr>
        <w:t>אפליקציית ווינר</w:t>
      </w:r>
      <w:r w:rsidR="00D414BA">
        <w:rPr>
          <w:rFonts w:hint="cs"/>
          <w:b/>
          <w:bCs/>
          <w:sz w:val="72"/>
          <w:szCs w:val="72"/>
          <w:u w:val="single"/>
          <w:rtl/>
        </w:rPr>
        <w:t>-</w:t>
      </w:r>
      <w:r w:rsidR="005A2F10">
        <w:rPr>
          <w:rFonts w:hint="cs"/>
          <w:b/>
          <w:bCs/>
          <w:sz w:val="72"/>
          <w:szCs w:val="72"/>
          <w:u w:val="single"/>
          <w:rtl/>
        </w:rPr>
        <w:t>כניסה</w:t>
      </w:r>
    </w:p>
    <w:p w14:paraId="5F964B10" w14:textId="1B9F2820" w:rsidR="00A431C5" w:rsidRDefault="00A431C5" w:rsidP="00F86AC4">
      <w:pPr>
        <w:rPr>
          <w:rtl/>
        </w:rPr>
      </w:pPr>
    </w:p>
    <w:p w14:paraId="43D31AA8" w14:textId="77777777" w:rsidR="00A70DDA" w:rsidRDefault="00A70DDA" w:rsidP="00F86AC4">
      <w:pPr>
        <w:rPr>
          <w:rtl/>
        </w:rPr>
      </w:pPr>
    </w:p>
    <w:tbl>
      <w:tblPr>
        <w:bidiVisual/>
        <w:tblW w:w="83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6570"/>
      </w:tblGrid>
      <w:tr w:rsidR="00A431C5" w:rsidRPr="00526848" w14:paraId="108C3644" w14:textId="77777777" w:rsidTr="00341FBB">
        <w:trPr>
          <w:jc w:val="center"/>
        </w:trPr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CAA16C" w14:textId="77777777" w:rsidR="00A431C5" w:rsidRPr="00526848" w:rsidRDefault="00A431C5" w:rsidP="00A431C5">
            <w:pPr>
              <w:rPr>
                <w:rFonts w:asciiTheme="minorBidi" w:eastAsia="Times New Roman" w:hAnsiTheme="minorBidi"/>
                <w:lang w:eastAsia="he-IL"/>
              </w:rPr>
            </w:pPr>
            <w:r w:rsidRPr="00526848">
              <w:rPr>
                <w:rFonts w:asciiTheme="minorBidi" w:hAnsiTheme="minorBidi"/>
                <w:rtl/>
              </w:rPr>
              <w:br w:type="page"/>
            </w:r>
            <w:r w:rsidRPr="00526848">
              <w:rPr>
                <w:rFonts w:asciiTheme="minorBidi" w:hAnsiTheme="minorBidi"/>
                <w:rtl/>
                <w:lang w:eastAsia="he-IL"/>
              </w:rPr>
              <w:t>כותב המסמך</w:t>
            </w:r>
          </w:p>
        </w:tc>
        <w:tc>
          <w:tcPr>
            <w:tcW w:w="6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F6255" w14:textId="51F89E77" w:rsidR="00A431C5" w:rsidRPr="00526848" w:rsidRDefault="005A2F10" w:rsidP="00D414BA">
            <w:pPr>
              <w:rPr>
                <w:rFonts w:asciiTheme="minorBidi" w:hAnsiTheme="minorBidi"/>
                <w:rtl/>
                <w:lang w:eastAsia="he-IL"/>
              </w:rPr>
            </w:pPr>
            <w:r>
              <w:rPr>
                <w:rFonts w:asciiTheme="minorBidi" w:hAnsiTheme="minorBidi" w:hint="cs"/>
                <w:rtl/>
                <w:lang w:eastAsia="he-IL"/>
              </w:rPr>
              <w:t>נעמה שליט</w:t>
            </w:r>
          </w:p>
        </w:tc>
      </w:tr>
      <w:tr w:rsidR="009F053E" w:rsidRPr="00526848" w14:paraId="6AB11E45" w14:textId="77777777" w:rsidTr="00341FBB">
        <w:trPr>
          <w:jc w:val="center"/>
        </w:trPr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A8AF1" w14:textId="77777777" w:rsidR="009F053E" w:rsidRPr="00526848" w:rsidRDefault="009F053E" w:rsidP="009F053E">
            <w:pPr>
              <w:rPr>
                <w:rFonts w:asciiTheme="minorBidi" w:hAnsiTheme="minorBidi"/>
                <w:rtl/>
                <w:lang w:eastAsia="he-IL"/>
              </w:rPr>
            </w:pPr>
            <w:r w:rsidRPr="00526848">
              <w:rPr>
                <w:rFonts w:asciiTheme="minorBidi" w:hAnsiTheme="minorBidi"/>
                <w:rtl/>
                <w:lang w:eastAsia="he-IL"/>
              </w:rPr>
              <w:t>תאריך</w:t>
            </w:r>
          </w:p>
        </w:tc>
        <w:sdt>
          <w:sdtPr>
            <w:rPr>
              <w:rFonts w:asciiTheme="minorBidi" w:hAnsiTheme="minorBidi" w:hint="cs"/>
              <w:rtl/>
              <w:lang w:eastAsia="he-IL"/>
            </w:rPr>
            <w:alias w:val="Publish Date"/>
            <w:tag w:val=""/>
            <w:id w:val="-455415157"/>
            <w:placeholder>
              <w:docPart w:val="237206D45A4B4C05BE98F9CB95DFB9C0"/>
            </w:placeholder>
            <w:showingPlcHdr/>
            <w:dataBinding w:prefixMappings="xmlns:ns0='http://schemas.microsoft.com/office/2006/coverPageProps' " w:xpath="/ns0:CoverPageProperties[1]/ns0:PublishDate[1]" w:storeItemID="{55AF091B-3C7A-41E3-B477-F2FDAA23CFDA}"/>
            <w:date w:fullDate="2019-03-21T00:00:00Z">
              <w:dateFormat w:val="dd/MM/yyyy"/>
              <w:lid w:val="en-US"/>
              <w:storeMappedDataAs w:val="dateTime"/>
              <w:calendar w:val="gregorian"/>
            </w:date>
          </w:sdtPr>
          <w:sdtEndPr>
            <w:rPr>
              <w:rFonts w:hint="default"/>
            </w:rPr>
          </w:sdtEndPr>
          <w:sdtContent>
            <w:tc>
              <w:tcPr>
                <w:tcW w:w="657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25814141" w14:textId="3258C6E8" w:rsidR="009F053E" w:rsidRPr="00526848" w:rsidRDefault="00D414BA" w:rsidP="00D414BA">
                <w:pPr>
                  <w:rPr>
                    <w:rFonts w:asciiTheme="minorBidi" w:hAnsiTheme="minorBidi"/>
                    <w:rtl/>
                    <w:lang w:eastAsia="he-IL"/>
                  </w:rPr>
                </w:pPr>
                <w:r w:rsidRPr="00BF257E">
                  <w:rPr>
                    <w:rStyle w:val="PlaceholderText"/>
                  </w:rPr>
                  <w:t>[Publish Date]</w:t>
                </w:r>
              </w:p>
            </w:tc>
          </w:sdtContent>
        </w:sdt>
      </w:tr>
      <w:tr w:rsidR="00A431C5" w:rsidRPr="00526848" w14:paraId="37FD25D9" w14:textId="77777777" w:rsidTr="00341FBB">
        <w:trPr>
          <w:jc w:val="center"/>
        </w:trPr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33E18" w14:textId="77777777" w:rsidR="00A431C5" w:rsidRPr="00526848" w:rsidRDefault="00A431C5" w:rsidP="00A431C5">
            <w:pPr>
              <w:rPr>
                <w:rFonts w:asciiTheme="minorBidi" w:hAnsiTheme="minorBidi"/>
                <w:rtl/>
                <w:lang w:eastAsia="he-IL"/>
              </w:rPr>
            </w:pPr>
            <w:r w:rsidRPr="00526848">
              <w:rPr>
                <w:rFonts w:asciiTheme="minorBidi" w:hAnsiTheme="minorBidi"/>
                <w:rtl/>
                <w:lang w:eastAsia="he-IL"/>
              </w:rPr>
              <w:t>גורמים מאשרים</w:t>
            </w:r>
          </w:p>
        </w:tc>
        <w:tc>
          <w:tcPr>
            <w:tcW w:w="6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1F051" w14:textId="0A14928D" w:rsidR="00A431C5" w:rsidRPr="00526848" w:rsidRDefault="00A431C5" w:rsidP="00A431C5">
            <w:pPr>
              <w:rPr>
                <w:rFonts w:asciiTheme="minorBidi" w:hAnsiTheme="minorBidi"/>
                <w:rtl/>
                <w:lang w:eastAsia="he-IL"/>
              </w:rPr>
            </w:pPr>
          </w:p>
        </w:tc>
      </w:tr>
      <w:tr w:rsidR="00A431C5" w:rsidRPr="00526848" w14:paraId="73A16498" w14:textId="77777777" w:rsidTr="00341FBB">
        <w:trPr>
          <w:jc w:val="center"/>
        </w:trPr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A1C82F" w14:textId="77777777" w:rsidR="00A431C5" w:rsidRPr="00526848" w:rsidRDefault="00A431C5" w:rsidP="00A431C5">
            <w:pPr>
              <w:rPr>
                <w:rFonts w:asciiTheme="minorBidi" w:hAnsiTheme="minorBidi"/>
                <w:rtl/>
                <w:lang w:eastAsia="he-IL"/>
              </w:rPr>
            </w:pPr>
            <w:r w:rsidRPr="00526848">
              <w:rPr>
                <w:rFonts w:asciiTheme="minorBidi" w:hAnsiTheme="minorBidi"/>
                <w:rtl/>
                <w:lang w:eastAsia="he-IL"/>
              </w:rPr>
              <w:t>גורמים לידיעה</w:t>
            </w:r>
          </w:p>
        </w:tc>
        <w:tc>
          <w:tcPr>
            <w:tcW w:w="6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8ED39" w14:textId="64E90C80" w:rsidR="005D0397" w:rsidRPr="00526848" w:rsidRDefault="005D0397" w:rsidP="00A431C5">
            <w:pPr>
              <w:rPr>
                <w:rFonts w:asciiTheme="minorBidi" w:hAnsiTheme="minorBidi"/>
                <w:rtl/>
                <w:lang w:eastAsia="he-IL"/>
              </w:rPr>
            </w:pPr>
          </w:p>
        </w:tc>
      </w:tr>
    </w:tbl>
    <w:p w14:paraId="119D009A" w14:textId="77777777" w:rsidR="00A431C5" w:rsidRDefault="00A431C5" w:rsidP="00F86AC4">
      <w:pPr>
        <w:rPr>
          <w:rtl/>
        </w:rPr>
      </w:pPr>
    </w:p>
    <w:p w14:paraId="4F2CBE47" w14:textId="77777777" w:rsidR="00A431C5" w:rsidRDefault="00A431C5" w:rsidP="00F86AC4">
      <w:pPr>
        <w:rPr>
          <w:rtl/>
        </w:rPr>
      </w:pPr>
    </w:p>
    <w:p w14:paraId="5F040376" w14:textId="77777777" w:rsidR="003F30FF" w:rsidRDefault="003F30FF">
      <w:pPr>
        <w:bidi w:val="0"/>
        <w:rPr>
          <w:rFonts w:asciiTheme="minorBidi" w:hAnsiTheme="minorBidi"/>
          <w:rtl/>
          <w:lang w:eastAsia="he-IL"/>
        </w:rPr>
      </w:pPr>
      <w:r>
        <w:rPr>
          <w:rFonts w:asciiTheme="minorBidi" w:hAnsiTheme="minorBidi"/>
          <w:rtl/>
          <w:lang w:eastAsia="he-IL"/>
        </w:rPr>
        <w:br w:type="page"/>
      </w:r>
    </w:p>
    <w:p w14:paraId="028C9BB0" w14:textId="2F9EFF1D" w:rsidR="00A431C5" w:rsidRPr="00526848" w:rsidRDefault="00A431C5" w:rsidP="00330895">
      <w:pPr>
        <w:pStyle w:val="Heading1"/>
      </w:pPr>
      <w:bookmarkStart w:id="0" w:name="_Toc11769026"/>
      <w:bookmarkStart w:id="1" w:name="_Toc11769512"/>
      <w:bookmarkEnd w:id="0"/>
      <w:r w:rsidRPr="00526848">
        <w:rPr>
          <w:rtl/>
          <w:lang w:eastAsia="he-IL"/>
        </w:rPr>
        <w:lastRenderedPageBreak/>
        <w:t>מעקב שינויים</w:t>
      </w:r>
      <w:bookmarkEnd w:id="1"/>
    </w:p>
    <w:tbl>
      <w:tblPr>
        <w:bidiVisual/>
        <w:tblW w:w="4978" w:type="pct"/>
        <w:tblInd w:w="45" w:type="dxa"/>
        <w:tblLook w:val="0620" w:firstRow="1" w:lastRow="0" w:firstColumn="0" w:lastColumn="0" w:noHBand="1" w:noVBand="1"/>
      </w:tblPr>
      <w:tblGrid>
        <w:gridCol w:w="1187"/>
        <w:gridCol w:w="976"/>
        <w:gridCol w:w="976"/>
        <w:gridCol w:w="1441"/>
        <w:gridCol w:w="2740"/>
        <w:gridCol w:w="1339"/>
        <w:gridCol w:w="1751"/>
      </w:tblGrid>
      <w:tr w:rsidR="001C11EF" w:rsidRPr="00100C47" w14:paraId="40A0124B" w14:textId="77777777" w:rsidTr="001C11EF"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73D6602" w14:textId="6C297A97" w:rsidR="001C11EF" w:rsidRPr="00100C47" w:rsidRDefault="001C11EF" w:rsidP="00A431C5">
            <w:pPr>
              <w:rPr>
                <w:rFonts w:asciiTheme="minorBidi" w:hAnsiTheme="minorBidi" w:cstheme="minorBidi"/>
              </w:rPr>
            </w:pPr>
            <w:r w:rsidRPr="00100C47">
              <w:rPr>
                <w:rFonts w:asciiTheme="minorBidi" w:hAnsiTheme="minorBidi" w:cstheme="minorBidi" w:hint="cs"/>
                <w:rtl/>
              </w:rPr>
              <w:t>מספר שינוי</w:t>
            </w:r>
          </w:p>
        </w:tc>
        <w:tc>
          <w:tcPr>
            <w:tcW w:w="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A5CB823" w14:textId="25A8D67D" w:rsidR="001C11EF" w:rsidRPr="00100C47" w:rsidRDefault="001C11EF" w:rsidP="00A431C5">
            <w:pPr>
              <w:rPr>
                <w:rFonts w:asciiTheme="minorBidi" w:hAnsiTheme="minorBidi"/>
                <w:rtl/>
              </w:rPr>
            </w:pPr>
            <w:r w:rsidRPr="00100C47">
              <w:rPr>
                <w:rFonts w:asciiTheme="minorBidi" w:hAnsiTheme="minorBidi" w:hint="cs"/>
                <w:rtl/>
              </w:rPr>
              <w:t>צבע</w:t>
            </w:r>
          </w:p>
        </w:tc>
        <w:tc>
          <w:tcPr>
            <w:tcW w:w="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97F47FA" w14:textId="7C566B3B" w:rsidR="001C11EF" w:rsidRPr="00100C47" w:rsidRDefault="001C11EF" w:rsidP="00A431C5">
            <w:pPr>
              <w:rPr>
                <w:rFonts w:asciiTheme="minorBidi" w:hAnsiTheme="minorBidi" w:cstheme="minorBidi"/>
                <w:rtl/>
              </w:rPr>
            </w:pPr>
            <w:r w:rsidRPr="00100C47">
              <w:rPr>
                <w:rFonts w:asciiTheme="minorBidi" w:hAnsiTheme="minorBidi" w:cstheme="minorBidi"/>
                <w:rtl/>
              </w:rPr>
              <w:t>תאריך</w:t>
            </w:r>
          </w:p>
        </w:tc>
        <w:tc>
          <w:tcPr>
            <w:tcW w:w="6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2F905DA" w14:textId="77777777" w:rsidR="001C11EF" w:rsidRPr="00100C47" w:rsidRDefault="001C11EF" w:rsidP="00A431C5">
            <w:pPr>
              <w:rPr>
                <w:rFonts w:asciiTheme="minorBidi" w:hAnsiTheme="minorBidi" w:cstheme="minorBidi"/>
              </w:rPr>
            </w:pPr>
            <w:r w:rsidRPr="00100C47">
              <w:rPr>
                <w:rFonts w:asciiTheme="minorBidi" w:hAnsiTheme="minorBidi" w:cstheme="minorBidi"/>
                <w:rtl/>
              </w:rPr>
              <w:t>מחבר</w:t>
            </w:r>
          </w:p>
        </w:tc>
        <w:tc>
          <w:tcPr>
            <w:tcW w:w="1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66279B4" w14:textId="77777777" w:rsidR="001C11EF" w:rsidRPr="00100C47" w:rsidRDefault="001C11EF" w:rsidP="00A431C5">
            <w:pPr>
              <w:rPr>
                <w:rFonts w:asciiTheme="minorBidi" w:hAnsiTheme="minorBidi" w:cstheme="minorBidi"/>
              </w:rPr>
            </w:pPr>
            <w:r w:rsidRPr="00100C47">
              <w:rPr>
                <w:rFonts w:asciiTheme="minorBidi" w:hAnsiTheme="minorBidi" w:cstheme="minorBidi"/>
                <w:rtl/>
              </w:rPr>
              <w:t>תיאור</w:t>
            </w: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AE3AB63" w14:textId="77777777" w:rsidR="001C11EF" w:rsidRPr="00100C47" w:rsidRDefault="001C11EF" w:rsidP="00A431C5">
            <w:pPr>
              <w:rPr>
                <w:rFonts w:asciiTheme="minorBidi" w:hAnsiTheme="minorBidi" w:cstheme="minorBidi"/>
              </w:rPr>
            </w:pPr>
            <w:r w:rsidRPr="00100C47">
              <w:rPr>
                <w:rFonts w:asciiTheme="minorBidi" w:hAnsiTheme="minorBidi" w:cstheme="minorBidi"/>
                <w:rtl/>
              </w:rPr>
              <w:t>אושר ע"י</w:t>
            </w:r>
          </w:p>
        </w:tc>
        <w:tc>
          <w:tcPr>
            <w:tcW w:w="8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B32A2E5" w14:textId="77777777" w:rsidR="001C11EF" w:rsidRPr="00100C47" w:rsidRDefault="001C11EF" w:rsidP="00A431C5">
            <w:pPr>
              <w:rPr>
                <w:rFonts w:asciiTheme="minorBidi" w:hAnsiTheme="minorBidi" w:cstheme="minorBidi"/>
                <w:rtl/>
              </w:rPr>
            </w:pPr>
            <w:r w:rsidRPr="00100C47">
              <w:rPr>
                <w:rFonts w:asciiTheme="minorBidi" w:hAnsiTheme="minorBidi" w:cstheme="minorBidi"/>
                <w:rtl/>
              </w:rPr>
              <w:t>תאריך אישור</w:t>
            </w:r>
          </w:p>
        </w:tc>
      </w:tr>
      <w:tr w:rsidR="001C11EF" w:rsidRPr="00526848" w14:paraId="3A749E74" w14:textId="77777777" w:rsidTr="001C11EF">
        <w:tc>
          <w:tcPr>
            <w:tcW w:w="570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  <w:hideMark/>
          </w:tcPr>
          <w:p w14:paraId="57EA9EB0" w14:textId="77777777" w:rsidR="001C11EF" w:rsidRPr="003C76AF" w:rsidRDefault="001C11EF" w:rsidP="005D72CB">
            <w:pPr>
              <w:rPr>
                <w:rFonts w:asciiTheme="minorBidi" w:hAnsiTheme="minorBidi" w:cstheme="minorBidi"/>
                <w:rtl/>
                <w:lang w:eastAsia="he-IL"/>
              </w:rPr>
            </w:pPr>
            <w:r w:rsidRPr="003C76AF">
              <w:rPr>
                <w:rFonts w:asciiTheme="minorBidi" w:hAnsiTheme="minorBidi" w:cstheme="minorBidi"/>
                <w:rtl/>
                <w:lang w:eastAsia="he-IL"/>
              </w:rPr>
              <w:t>1.0</w:t>
            </w:r>
          </w:p>
        </w:tc>
        <w:tc>
          <w:tcPr>
            <w:tcW w:w="469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0B966F8B" w14:textId="77777777" w:rsidR="001C11EF" w:rsidRPr="003C76AF" w:rsidRDefault="001C11EF" w:rsidP="005D72CB">
            <w:pPr>
              <w:rPr>
                <w:rFonts w:asciiTheme="minorBidi" w:hAnsiTheme="minorBidi"/>
                <w:lang w:eastAsia="he-IL"/>
              </w:rPr>
            </w:pPr>
          </w:p>
        </w:tc>
        <w:tc>
          <w:tcPr>
            <w:tcW w:w="469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5ED69ECD" w14:textId="7210DA5F" w:rsidR="001C11EF" w:rsidRPr="003C76AF" w:rsidRDefault="001C11EF" w:rsidP="005D72CB">
            <w:pPr>
              <w:rPr>
                <w:rFonts w:asciiTheme="minorBidi" w:hAnsiTheme="minorBidi" w:cstheme="minorBidi"/>
                <w:lang w:eastAsia="he-IL"/>
              </w:rPr>
            </w:pPr>
          </w:p>
        </w:tc>
        <w:tc>
          <w:tcPr>
            <w:tcW w:w="692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6A9708A5" w14:textId="57C77FC6" w:rsidR="001C11EF" w:rsidRPr="003C76AF" w:rsidRDefault="001C11EF" w:rsidP="005D72CB">
            <w:pPr>
              <w:rPr>
                <w:rFonts w:asciiTheme="minorBidi" w:hAnsiTheme="minorBidi" w:cstheme="minorBidi"/>
                <w:rtl/>
                <w:lang w:eastAsia="he-IL"/>
              </w:rPr>
            </w:pPr>
          </w:p>
        </w:tc>
        <w:tc>
          <w:tcPr>
            <w:tcW w:w="1316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3F338A8B" w14:textId="77777777" w:rsidR="001C11EF" w:rsidRPr="003C76AF" w:rsidRDefault="001C11EF" w:rsidP="005D72CB">
            <w:pPr>
              <w:rPr>
                <w:rFonts w:asciiTheme="minorBidi" w:hAnsiTheme="minorBidi" w:cstheme="minorBidi"/>
                <w:rtl/>
                <w:lang w:eastAsia="he-IL"/>
              </w:rPr>
            </w:pPr>
            <w:r w:rsidRPr="003C76AF">
              <w:rPr>
                <w:rFonts w:asciiTheme="minorBidi" w:hAnsiTheme="minorBidi" w:cstheme="minorBidi"/>
                <w:rtl/>
                <w:lang w:eastAsia="he-IL"/>
              </w:rPr>
              <w:t>גרסה ראשונית</w:t>
            </w:r>
          </w:p>
        </w:tc>
        <w:tc>
          <w:tcPr>
            <w:tcW w:w="643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3756BFDA" w14:textId="77777777" w:rsidR="001C11EF" w:rsidRPr="003C76AF" w:rsidRDefault="001C11EF" w:rsidP="005D72CB">
            <w:pPr>
              <w:rPr>
                <w:rFonts w:asciiTheme="minorBidi" w:hAnsiTheme="minorBidi" w:cstheme="minorBidi"/>
                <w:rtl/>
                <w:lang w:eastAsia="he-IL"/>
              </w:rPr>
            </w:pPr>
          </w:p>
        </w:tc>
        <w:tc>
          <w:tcPr>
            <w:tcW w:w="841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160AE15E" w14:textId="77777777" w:rsidR="001C11EF" w:rsidRPr="003C76AF" w:rsidRDefault="001C11EF" w:rsidP="005D72CB">
            <w:pPr>
              <w:rPr>
                <w:rFonts w:asciiTheme="minorBidi" w:hAnsiTheme="minorBidi" w:cstheme="minorBidi"/>
                <w:rtl/>
                <w:lang w:eastAsia="he-IL"/>
              </w:rPr>
            </w:pPr>
          </w:p>
        </w:tc>
      </w:tr>
      <w:tr w:rsidR="001C11EF" w:rsidRPr="00526848" w14:paraId="48836614" w14:textId="77777777" w:rsidTr="001C11EF">
        <w:tc>
          <w:tcPr>
            <w:tcW w:w="570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26EF90AC" w14:textId="0FC5A4AC" w:rsidR="001C11EF" w:rsidRPr="003C76AF" w:rsidRDefault="00323102" w:rsidP="00A431C5">
            <w:pPr>
              <w:rPr>
                <w:rFonts w:asciiTheme="minorBidi" w:hAnsiTheme="minorBidi" w:cstheme="minorBidi"/>
                <w:rtl/>
                <w:lang w:eastAsia="he-IL"/>
              </w:rPr>
            </w:pPr>
            <w:r>
              <w:rPr>
                <w:rFonts w:asciiTheme="minorBidi" w:hAnsiTheme="minorBidi" w:cstheme="minorBidi" w:hint="cs"/>
                <w:rtl/>
                <w:lang w:eastAsia="he-IL"/>
              </w:rPr>
              <w:t>1.1</w:t>
            </w:r>
          </w:p>
        </w:tc>
        <w:tc>
          <w:tcPr>
            <w:tcW w:w="469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6943E218" w14:textId="77777777" w:rsidR="001C11EF" w:rsidRPr="003C76AF" w:rsidRDefault="001C11EF" w:rsidP="00A431C5">
            <w:pPr>
              <w:rPr>
                <w:rFonts w:asciiTheme="minorBidi" w:hAnsiTheme="minorBidi"/>
                <w:lang w:eastAsia="he-IL"/>
              </w:rPr>
            </w:pPr>
          </w:p>
        </w:tc>
        <w:tc>
          <w:tcPr>
            <w:tcW w:w="469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4F8DE9BB" w14:textId="10F0BF16" w:rsidR="001C11EF" w:rsidRPr="003C76AF" w:rsidRDefault="00323102" w:rsidP="00A431C5">
            <w:pPr>
              <w:rPr>
                <w:rFonts w:asciiTheme="minorBidi" w:hAnsiTheme="minorBidi" w:cstheme="minorBidi"/>
                <w:lang w:eastAsia="he-IL"/>
              </w:rPr>
            </w:pPr>
            <w:r>
              <w:rPr>
                <w:rFonts w:asciiTheme="minorBidi" w:hAnsiTheme="minorBidi" w:cstheme="minorBidi" w:hint="cs"/>
                <w:rtl/>
                <w:lang w:eastAsia="he-IL"/>
              </w:rPr>
              <w:t>16.7.19</w:t>
            </w:r>
          </w:p>
        </w:tc>
        <w:tc>
          <w:tcPr>
            <w:tcW w:w="692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124C7D35" w14:textId="1A72B8E9" w:rsidR="001C11EF" w:rsidRPr="003C76AF" w:rsidRDefault="00323102" w:rsidP="00A431C5">
            <w:pPr>
              <w:rPr>
                <w:rFonts w:asciiTheme="minorBidi" w:hAnsiTheme="minorBidi" w:cstheme="minorBidi"/>
                <w:rtl/>
                <w:lang w:eastAsia="he-IL"/>
              </w:rPr>
            </w:pPr>
            <w:r>
              <w:rPr>
                <w:rFonts w:asciiTheme="minorBidi" w:hAnsiTheme="minorBidi" w:cstheme="minorBidi" w:hint="cs"/>
                <w:rtl/>
                <w:lang w:eastAsia="he-IL"/>
              </w:rPr>
              <w:t>נעמה שליט</w:t>
            </w:r>
          </w:p>
        </w:tc>
        <w:tc>
          <w:tcPr>
            <w:tcW w:w="1316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1B6C1EAA" w14:textId="6AB0056F" w:rsidR="001C11EF" w:rsidRPr="003C76AF" w:rsidRDefault="00323102" w:rsidP="00A431C5">
            <w:pPr>
              <w:rPr>
                <w:rFonts w:asciiTheme="minorBidi" w:hAnsiTheme="minorBidi" w:cstheme="minorBidi"/>
                <w:rtl/>
                <w:lang w:eastAsia="he-IL"/>
              </w:rPr>
            </w:pPr>
            <w:r>
              <w:rPr>
                <w:rFonts w:asciiTheme="minorBidi" w:hAnsiTheme="minorBidi" w:cstheme="minorBidi" w:hint="cs"/>
                <w:rtl/>
                <w:lang w:eastAsia="he-IL"/>
              </w:rPr>
              <w:t>הסרת ולידציות משדות שם משתמש וסיסמה</w:t>
            </w:r>
          </w:p>
        </w:tc>
        <w:tc>
          <w:tcPr>
            <w:tcW w:w="643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1DE13361" w14:textId="77777777" w:rsidR="001C11EF" w:rsidRPr="003C76AF" w:rsidRDefault="001C11EF" w:rsidP="00A431C5">
            <w:pPr>
              <w:rPr>
                <w:rFonts w:asciiTheme="minorBidi" w:hAnsiTheme="minorBidi" w:cstheme="minorBidi"/>
                <w:lang w:eastAsia="he-IL"/>
              </w:rPr>
            </w:pPr>
          </w:p>
        </w:tc>
        <w:tc>
          <w:tcPr>
            <w:tcW w:w="841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637CDEFC" w14:textId="77777777" w:rsidR="001C11EF" w:rsidRPr="003C76AF" w:rsidRDefault="001C11EF" w:rsidP="00A431C5">
            <w:pPr>
              <w:rPr>
                <w:rFonts w:asciiTheme="minorBidi" w:hAnsiTheme="minorBidi" w:cstheme="minorBidi"/>
                <w:lang w:eastAsia="he-IL"/>
              </w:rPr>
            </w:pPr>
          </w:p>
        </w:tc>
      </w:tr>
      <w:tr w:rsidR="001C11EF" w:rsidRPr="00526848" w14:paraId="78E6D4B4" w14:textId="77777777" w:rsidTr="001C11EF">
        <w:tc>
          <w:tcPr>
            <w:tcW w:w="570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73EFE2C2" w14:textId="1D85D7A5" w:rsidR="001C11EF" w:rsidRPr="003C76AF" w:rsidRDefault="001C11EF" w:rsidP="003C76AF">
            <w:pPr>
              <w:rPr>
                <w:rFonts w:asciiTheme="minorBidi" w:hAnsiTheme="minorBidi" w:cstheme="minorBidi"/>
                <w:lang w:eastAsia="he-IL"/>
              </w:rPr>
            </w:pPr>
          </w:p>
        </w:tc>
        <w:tc>
          <w:tcPr>
            <w:tcW w:w="469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46923491" w14:textId="77777777" w:rsidR="001C11EF" w:rsidRPr="003C76AF" w:rsidRDefault="001C11EF" w:rsidP="003C76AF">
            <w:pPr>
              <w:rPr>
                <w:rFonts w:asciiTheme="minorBidi" w:hAnsiTheme="minorBidi"/>
                <w:rtl/>
                <w:lang w:eastAsia="he-IL"/>
              </w:rPr>
            </w:pPr>
          </w:p>
        </w:tc>
        <w:tc>
          <w:tcPr>
            <w:tcW w:w="469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54DB0FFB" w14:textId="6C45A32F" w:rsidR="001C11EF" w:rsidRPr="003C76AF" w:rsidRDefault="001C11EF" w:rsidP="003C76AF">
            <w:pPr>
              <w:rPr>
                <w:rFonts w:asciiTheme="minorBidi" w:hAnsiTheme="minorBidi" w:cstheme="minorBidi"/>
                <w:rtl/>
                <w:lang w:eastAsia="he-IL"/>
              </w:rPr>
            </w:pPr>
          </w:p>
        </w:tc>
        <w:tc>
          <w:tcPr>
            <w:tcW w:w="692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7300F269" w14:textId="6CBD7D63" w:rsidR="001C11EF" w:rsidRPr="003C76AF" w:rsidRDefault="001C11EF" w:rsidP="003C76AF">
            <w:pPr>
              <w:rPr>
                <w:rFonts w:asciiTheme="minorBidi" w:hAnsiTheme="minorBidi" w:cstheme="minorBidi"/>
                <w:rtl/>
                <w:lang w:eastAsia="he-IL"/>
              </w:rPr>
            </w:pPr>
          </w:p>
        </w:tc>
        <w:tc>
          <w:tcPr>
            <w:tcW w:w="1316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0660AB5F" w14:textId="553BA889" w:rsidR="001C11EF" w:rsidRPr="003C76AF" w:rsidRDefault="001C11EF" w:rsidP="003C76AF">
            <w:pPr>
              <w:rPr>
                <w:rFonts w:asciiTheme="minorBidi" w:hAnsiTheme="minorBidi" w:cstheme="minorBidi"/>
                <w:lang w:eastAsia="he-IL"/>
              </w:rPr>
            </w:pPr>
          </w:p>
        </w:tc>
        <w:tc>
          <w:tcPr>
            <w:tcW w:w="643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459B0D7D" w14:textId="77777777" w:rsidR="001C11EF" w:rsidRPr="003C76AF" w:rsidRDefault="001C11EF" w:rsidP="003C76AF">
            <w:pPr>
              <w:rPr>
                <w:rFonts w:asciiTheme="minorBidi" w:hAnsiTheme="minorBidi" w:cstheme="minorBidi"/>
                <w:lang w:eastAsia="he-IL"/>
              </w:rPr>
            </w:pPr>
          </w:p>
        </w:tc>
        <w:tc>
          <w:tcPr>
            <w:tcW w:w="841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6861542B" w14:textId="77777777" w:rsidR="001C11EF" w:rsidRPr="003C76AF" w:rsidRDefault="001C11EF" w:rsidP="003C76AF">
            <w:pPr>
              <w:rPr>
                <w:rFonts w:asciiTheme="minorBidi" w:hAnsiTheme="minorBidi" w:cstheme="minorBidi"/>
                <w:lang w:eastAsia="he-IL"/>
              </w:rPr>
            </w:pPr>
          </w:p>
        </w:tc>
      </w:tr>
      <w:tr w:rsidR="001C11EF" w:rsidRPr="00526848" w14:paraId="2A0ECDB6" w14:textId="77777777" w:rsidTr="001C11EF">
        <w:tc>
          <w:tcPr>
            <w:tcW w:w="570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4CB11C46" w14:textId="58D4EFFE" w:rsidR="001C11EF" w:rsidRPr="003C76AF" w:rsidRDefault="001C11EF" w:rsidP="00A431C5">
            <w:pPr>
              <w:rPr>
                <w:rFonts w:asciiTheme="minorBidi" w:hAnsiTheme="minorBidi" w:cstheme="minorBidi"/>
                <w:rtl/>
                <w:lang w:eastAsia="he-IL"/>
              </w:rPr>
            </w:pPr>
          </w:p>
        </w:tc>
        <w:tc>
          <w:tcPr>
            <w:tcW w:w="469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3B3C4FA1" w14:textId="77777777" w:rsidR="001C11EF" w:rsidRPr="003C76AF" w:rsidRDefault="001C11EF" w:rsidP="00A431C5">
            <w:pPr>
              <w:rPr>
                <w:rFonts w:asciiTheme="minorBidi" w:hAnsiTheme="minorBidi"/>
                <w:rtl/>
                <w:lang w:eastAsia="he-IL"/>
              </w:rPr>
            </w:pPr>
          </w:p>
        </w:tc>
        <w:tc>
          <w:tcPr>
            <w:tcW w:w="469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41967B67" w14:textId="71F76721" w:rsidR="001C11EF" w:rsidRPr="003C76AF" w:rsidRDefault="001C11EF" w:rsidP="00A431C5">
            <w:pPr>
              <w:rPr>
                <w:rFonts w:asciiTheme="minorBidi" w:hAnsiTheme="minorBidi" w:cstheme="minorBidi"/>
                <w:rtl/>
                <w:lang w:eastAsia="he-IL"/>
              </w:rPr>
            </w:pPr>
          </w:p>
        </w:tc>
        <w:tc>
          <w:tcPr>
            <w:tcW w:w="692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4508ED51" w14:textId="70603840" w:rsidR="001C11EF" w:rsidRPr="003C76AF" w:rsidRDefault="001C11EF" w:rsidP="00BF4B4A">
            <w:pPr>
              <w:rPr>
                <w:rFonts w:asciiTheme="minorBidi" w:hAnsiTheme="minorBidi" w:cstheme="minorBidi"/>
                <w:rtl/>
                <w:lang w:eastAsia="he-IL"/>
              </w:rPr>
            </w:pPr>
          </w:p>
        </w:tc>
        <w:tc>
          <w:tcPr>
            <w:tcW w:w="1316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02852089" w14:textId="32AEA0EB" w:rsidR="001C11EF" w:rsidRPr="003C76AF" w:rsidRDefault="001C11EF" w:rsidP="00A431C5">
            <w:pPr>
              <w:rPr>
                <w:rFonts w:asciiTheme="minorBidi" w:hAnsiTheme="minorBidi" w:cstheme="minorBidi"/>
                <w:rtl/>
                <w:lang w:eastAsia="he-IL"/>
              </w:rPr>
            </w:pPr>
          </w:p>
        </w:tc>
        <w:tc>
          <w:tcPr>
            <w:tcW w:w="643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483DCEA8" w14:textId="77777777" w:rsidR="001C11EF" w:rsidRPr="003C76AF" w:rsidRDefault="001C11EF" w:rsidP="00A431C5">
            <w:pPr>
              <w:rPr>
                <w:rFonts w:asciiTheme="minorBidi" w:hAnsiTheme="minorBidi" w:cstheme="minorBidi"/>
                <w:lang w:eastAsia="he-IL"/>
              </w:rPr>
            </w:pPr>
          </w:p>
        </w:tc>
        <w:tc>
          <w:tcPr>
            <w:tcW w:w="841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062DE74B" w14:textId="77777777" w:rsidR="001C11EF" w:rsidRPr="003C76AF" w:rsidRDefault="001C11EF" w:rsidP="00A431C5">
            <w:pPr>
              <w:rPr>
                <w:rFonts w:asciiTheme="minorBidi" w:hAnsiTheme="minorBidi" w:cstheme="minorBidi"/>
                <w:lang w:eastAsia="he-IL"/>
              </w:rPr>
            </w:pPr>
          </w:p>
        </w:tc>
      </w:tr>
      <w:tr w:rsidR="001C11EF" w:rsidRPr="00526848" w14:paraId="0EAD89BC" w14:textId="77777777" w:rsidTr="001C11EF">
        <w:tc>
          <w:tcPr>
            <w:tcW w:w="570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02779EEB" w14:textId="77777777" w:rsidR="001C11EF" w:rsidRPr="003C76AF" w:rsidRDefault="001C11EF" w:rsidP="003C76AF">
            <w:pPr>
              <w:rPr>
                <w:rFonts w:asciiTheme="minorBidi" w:hAnsiTheme="minorBidi" w:cstheme="minorBidi"/>
                <w:rtl/>
                <w:lang w:eastAsia="he-IL"/>
              </w:rPr>
            </w:pPr>
          </w:p>
        </w:tc>
        <w:tc>
          <w:tcPr>
            <w:tcW w:w="469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6DD2C6E0" w14:textId="77777777" w:rsidR="001C11EF" w:rsidRPr="003C76AF" w:rsidRDefault="001C11EF" w:rsidP="003C76AF">
            <w:pPr>
              <w:rPr>
                <w:rFonts w:asciiTheme="minorBidi" w:hAnsiTheme="minorBidi"/>
                <w:rtl/>
                <w:lang w:eastAsia="he-IL"/>
              </w:rPr>
            </w:pPr>
          </w:p>
        </w:tc>
        <w:tc>
          <w:tcPr>
            <w:tcW w:w="469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42184D2D" w14:textId="13C7AA09" w:rsidR="001C11EF" w:rsidRPr="003C76AF" w:rsidRDefault="001C11EF" w:rsidP="003C76AF">
            <w:pPr>
              <w:rPr>
                <w:rFonts w:asciiTheme="minorBidi" w:hAnsiTheme="minorBidi" w:cstheme="minorBidi"/>
                <w:rtl/>
                <w:lang w:eastAsia="he-IL"/>
              </w:rPr>
            </w:pPr>
          </w:p>
        </w:tc>
        <w:tc>
          <w:tcPr>
            <w:tcW w:w="692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39558CD8" w14:textId="53784A78" w:rsidR="001C11EF" w:rsidRPr="003C76AF" w:rsidRDefault="001C11EF" w:rsidP="003C76AF">
            <w:pPr>
              <w:rPr>
                <w:rFonts w:asciiTheme="minorBidi" w:hAnsiTheme="minorBidi" w:cstheme="minorBidi"/>
                <w:rtl/>
                <w:lang w:eastAsia="he-IL"/>
              </w:rPr>
            </w:pPr>
          </w:p>
        </w:tc>
        <w:tc>
          <w:tcPr>
            <w:tcW w:w="1316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22090E9E" w14:textId="7C07D4B6" w:rsidR="001C11EF" w:rsidRPr="003C76AF" w:rsidRDefault="001C11EF" w:rsidP="003C76AF">
            <w:pPr>
              <w:rPr>
                <w:rFonts w:asciiTheme="minorBidi" w:hAnsiTheme="minorBidi" w:cstheme="minorBidi"/>
                <w:rtl/>
                <w:lang w:eastAsia="he-IL"/>
              </w:rPr>
            </w:pPr>
          </w:p>
        </w:tc>
        <w:tc>
          <w:tcPr>
            <w:tcW w:w="643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50827633" w14:textId="77777777" w:rsidR="001C11EF" w:rsidRPr="003C76AF" w:rsidRDefault="001C11EF" w:rsidP="003C76AF">
            <w:pPr>
              <w:rPr>
                <w:rFonts w:asciiTheme="minorBidi" w:hAnsiTheme="minorBidi" w:cstheme="minorBidi"/>
                <w:lang w:eastAsia="he-IL"/>
              </w:rPr>
            </w:pPr>
          </w:p>
        </w:tc>
        <w:tc>
          <w:tcPr>
            <w:tcW w:w="841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37FD6236" w14:textId="77777777" w:rsidR="001C11EF" w:rsidRPr="003C76AF" w:rsidRDefault="001C11EF" w:rsidP="003C76AF">
            <w:pPr>
              <w:rPr>
                <w:rFonts w:asciiTheme="minorBidi" w:hAnsiTheme="minorBidi" w:cstheme="minorBidi"/>
                <w:lang w:eastAsia="he-IL"/>
              </w:rPr>
            </w:pPr>
          </w:p>
        </w:tc>
      </w:tr>
      <w:tr w:rsidR="001C11EF" w:rsidRPr="00526848" w14:paraId="26F6A9E4" w14:textId="77777777" w:rsidTr="001C11EF">
        <w:tc>
          <w:tcPr>
            <w:tcW w:w="570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183020A7" w14:textId="77777777" w:rsidR="001C11EF" w:rsidRPr="003C76AF" w:rsidRDefault="001C11EF" w:rsidP="003C76AF">
            <w:pPr>
              <w:rPr>
                <w:rFonts w:asciiTheme="minorBidi" w:hAnsiTheme="minorBidi" w:cstheme="minorBidi"/>
                <w:rtl/>
                <w:lang w:eastAsia="he-IL"/>
              </w:rPr>
            </w:pPr>
          </w:p>
        </w:tc>
        <w:tc>
          <w:tcPr>
            <w:tcW w:w="469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739B7564" w14:textId="77777777" w:rsidR="001C11EF" w:rsidRPr="003C76AF" w:rsidRDefault="001C11EF" w:rsidP="003C76AF">
            <w:pPr>
              <w:rPr>
                <w:rFonts w:asciiTheme="minorBidi" w:hAnsiTheme="minorBidi"/>
                <w:rtl/>
                <w:lang w:eastAsia="he-IL"/>
              </w:rPr>
            </w:pPr>
          </w:p>
        </w:tc>
        <w:tc>
          <w:tcPr>
            <w:tcW w:w="469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09616FE0" w14:textId="4A2474A3" w:rsidR="001C11EF" w:rsidRPr="003C76AF" w:rsidRDefault="001C11EF" w:rsidP="003C76AF">
            <w:pPr>
              <w:rPr>
                <w:rFonts w:asciiTheme="minorBidi" w:hAnsiTheme="minorBidi" w:cstheme="minorBidi"/>
                <w:rtl/>
                <w:lang w:eastAsia="he-IL"/>
              </w:rPr>
            </w:pPr>
          </w:p>
        </w:tc>
        <w:tc>
          <w:tcPr>
            <w:tcW w:w="692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7A0DA99B" w14:textId="000BC981" w:rsidR="001C11EF" w:rsidRPr="003C76AF" w:rsidRDefault="001C11EF" w:rsidP="003C76AF">
            <w:pPr>
              <w:rPr>
                <w:rFonts w:asciiTheme="minorBidi" w:hAnsiTheme="minorBidi" w:cstheme="minorBidi"/>
                <w:rtl/>
                <w:lang w:eastAsia="he-IL"/>
              </w:rPr>
            </w:pPr>
          </w:p>
        </w:tc>
        <w:tc>
          <w:tcPr>
            <w:tcW w:w="1316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79309937" w14:textId="17E324E9" w:rsidR="001C11EF" w:rsidRPr="003C76AF" w:rsidRDefault="001C11EF" w:rsidP="003C76AF">
            <w:pPr>
              <w:rPr>
                <w:rFonts w:asciiTheme="minorBidi" w:hAnsiTheme="minorBidi" w:cstheme="minorBidi"/>
                <w:rtl/>
                <w:lang w:eastAsia="he-IL"/>
              </w:rPr>
            </w:pPr>
          </w:p>
        </w:tc>
        <w:tc>
          <w:tcPr>
            <w:tcW w:w="643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5872C133" w14:textId="77777777" w:rsidR="001C11EF" w:rsidRPr="003C76AF" w:rsidRDefault="001C11EF" w:rsidP="003C76AF">
            <w:pPr>
              <w:rPr>
                <w:rFonts w:asciiTheme="minorBidi" w:hAnsiTheme="minorBidi" w:cstheme="minorBidi"/>
                <w:lang w:eastAsia="he-IL"/>
              </w:rPr>
            </w:pPr>
          </w:p>
        </w:tc>
        <w:tc>
          <w:tcPr>
            <w:tcW w:w="841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456AA2DC" w14:textId="77777777" w:rsidR="001C11EF" w:rsidRPr="003C76AF" w:rsidRDefault="001C11EF" w:rsidP="003C76AF">
            <w:pPr>
              <w:rPr>
                <w:rFonts w:asciiTheme="minorBidi" w:hAnsiTheme="minorBidi" w:cstheme="minorBidi"/>
                <w:lang w:eastAsia="he-IL"/>
              </w:rPr>
            </w:pPr>
          </w:p>
        </w:tc>
      </w:tr>
      <w:tr w:rsidR="001C11EF" w:rsidRPr="00526848" w14:paraId="7FB39DC0" w14:textId="77777777" w:rsidTr="001C11EF">
        <w:tc>
          <w:tcPr>
            <w:tcW w:w="570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26DFAB1B" w14:textId="77777777" w:rsidR="001C11EF" w:rsidRPr="003C76AF" w:rsidRDefault="001C11EF" w:rsidP="003C76AF">
            <w:pPr>
              <w:rPr>
                <w:rFonts w:asciiTheme="minorBidi" w:hAnsiTheme="minorBidi" w:cstheme="minorBidi"/>
                <w:rtl/>
                <w:lang w:eastAsia="he-IL"/>
              </w:rPr>
            </w:pPr>
          </w:p>
        </w:tc>
        <w:tc>
          <w:tcPr>
            <w:tcW w:w="469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704C05C6" w14:textId="77777777" w:rsidR="001C11EF" w:rsidRPr="003C76AF" w:rsidRDefault="001C11EF" w:rsidP="003C76AF">
            <w:pPr>
              <w:rPr>
                <w:rFonts w:asciiTheme="minorBidi" w:hAnsiTheme="minorBidi"/>
                <w:rtl/>
                <w:lang w:eastAsia="he-IL"/>
              </w:rPr>
            </w:pPr>
          </w:p>
        </w:tc>
        <w:tc>
          <w:tcPr>
            <w:tcW w:w="469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6DB3E27A" w14:textId="2DF377EA" w:rsidR="001C11EF" w:rsidRPr="003C76AF" w:rsidRDefault="001C11EF" w:rsidP="003C76AF">
            <w:pPr>
              <w:rPr>
                <w:rFonts w:asciiTheme="minorBidi" w:hAnsiTheme="minorBidi" w:cstheme="minorBidi"/>
                <w:rtl/>
                <w:lang w:eastAsia="he-IL"/>
              </w:rPr>
            </w:pPr>
          </w:p>
        </w:tc>
        <w:tc>
          <w:tcPr>
            <w:tcW w:w="692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290460F3" w14:textId="421EBB1B" w:rsidR="001C11EF" w:rsidRPr="003C76AF" w:rsidRDefault="001C11EF" w:rsidP="003C76AF">
            <w:pPr>
              <w:rPr>
                <w:rFonts w:asciiTheme="minorBidi" w:hAnsiTheme="minorBidi" w:cstheme="minorBidi"/>
                <w:rtl/>
                <w:lang w:eastAsia="he-IL"/>
              </w:rPr>
            </w:pPr>
          </w:p>
        </w:tc>
        <w:tc>
          <w:tcPr>
            <w:tcW w:w="1316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28082338" w14:textId="6776581A" w:rsidR="001C11EF" w:rsidRPr="003C76AF" w:rsidRDefault="001C11EF" w:rsidP="003C76AF">
            <w:pPr>
              <w:rPr>
                <w:rFonts w:asciiTheme="minorBidi" w:hAnsiTheme="minorBidi" w:cstheme="minorBidi"/>
                <w:rtl/>
                <w:lang w:eastAsia="he-IL"/>
              </w:rPr>
            </w:pPr>
          </w:p>
        </w:tc>
        <w:tc>
          <w:tcPr>
            <w:tcW w:w="643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5B3BE61F" w14:textId="77777777" w:rsidR="001C11EF" w:rsidRPr="003C76AF" w:rsidRDefault="001C11EF" w:rsidP="003C76AF">
            <w:pPr>
              <w:rPr>
                <w:rFonts w:asciiTheme="minorBidi" w:hAnsiTheme="minorBidi" w:cstheme="minorBidi"/>
                <w:lang w:eastAsia="he-IL"/>
              </w:rPr>
            </w:pPr>
          </w:p>
        </w:tc>
        <w:tc>
          <w:tcPr>
            <w:tcW w:w="841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23F817BE" w14:textId="77777777" w:rsidR="001C11EF" w:rsidRPr="003C76AF" w:rsidRDefault="001C11EF" w:rsidP="003C76AF">
            <w:pPr>
              <w:rPr>
                <w:rFonts w:asciiTheme="minorBidi" w:hAnsiTheme="minorBidi" w:cstheme="minorBidi"/>
                <w:lang w:eastAsia="he-IL"/>
              </w:rPr>
            </w:pPr>
          </w:p>
        </w:tc>
      </w:tr>
      <w:tr w:rsidR="001C11EF" w:rsidRPr="00526848" w14:paraId="0B890B68" w14:textId="77777777" w:rsidTr="001C11EF">
        <w:tc>
          <w:tcPr>
            <w:tcW w:w="570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17D1E60A" w14:textId="2B6293D1" w:rsidR="001C11EF" w:rsidRPr="003C76AF" w:rsidRDefault="001C11EF" w:rsidP="00AF2F90">
            <w:pPr>
              <w:ind w:left="1440" w:hanging="1440"/>
              <w:rPr>
                <w:rFonts w:asciiTheme="minorBidi" w:hAnsiTheme="minorBidi" w:cstheme="minorBidi"/>
                <w:rtl/>
                <w:lang w:eastAsia="he-IL"/>
              </w:rPr>
            </w:pPr>
          </w:p>
        </w:tc>
        <w:tc>
          <w:tcPr>
            <w:tcW w:w="469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55BD7033" w14:textId="77777777" w:rsidR="001C11EF" w:rsidRPr="003C76AF" w:rsidRDefault="001C11EF" w:rsidP="003C76AF">
            <w:pPr>
              <w:rPr>
                <w:rFonts w:asciiTheme="minorBidi" w:hAnsiTheme="minorBidi"/>
                <w:rtl/>
                <w:lang w:eastAsia="he-IL"/>
              </w:rPr>
            </w:pPr>
          </w:p>
        </w:tc>
        <w:tc>
          <w:tcPr>
            <w:tcW w:w="469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6A72CFF1" w14:textId="2F867EDB" w:rsidR="001C11EF" w:rsidRPr="003C76AF" w:rsidRDefault="001C11EF" w:rsidP="003C76AF">
            <w:pPr>
              <w:rPr>
                <w:rFonts w:asciiTheme="minorBidi" w:hAnsiTheme="minorBidi" w:cstheme="minorBidi"/>
                <w:rtl/>
                <w:lang w:eastAsia="he-IL"/>
              </w:rPr>
            </w:pPr>
          </w:p>
        </w:tc>
        <w:tc>
          <w:tcPr>
            <w:tcW w:w="692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51A0473D" w14:textId="4556D25E" w:rsidR="001C11EF" w:rsidRPr="003C76AF" w:rsidRDefault="001C11EF" w:rsidP="003C76AF">
            <w:pPr>
              <w:rPr>
                <w:rFonts w:asciiTheme="minorBidi" w:hAnsiTheme="minorBidi" w:cstheme="minorBidi"/>
                <w:rtl/>
                <w:lang w:eastAsia="he-IL"/>
              </w:rPr>
            </w:pPr>
          </w:p>
        </w:tc>
        <w:tc>
          <w:tcPr>
            <w:tcW w:w="1316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0CD9BE37" w14:textId="11C1729E" w:rsidR="001C11EF" w:rsidRPr="003C76AF" w:rsidRDefault="001C11EF" w:rsidP="003C76AF">
            <w:pPr>
              <w:rPr>
                <w:rFonts w:asciiTheme="minorBidi" w:hAnsiTheme="minorBidi" w:cstheme="minorBidi"/>
                <w:rtl/>
                <w:lang w:eastAsia="he-IL"/>
              </w:rPr>
            </w:pPr>
          </w:p>
        </w:tc>
        <w:tc>
          <w:tcPr>
            <w:tcW w:w="643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1862E94C" w14:textId="77777777" w:rsidR="001C11EF" w:rsidRPr="003C76AF" w:rsidRDefault="001C11EF" w:rsidP="003C76AF">
            <w:pPr>
              <w:rPr>
                <w:rFonts w:asciiTheme="minorBidi" w:hAnsiTheme="minorBidi" w:cstheme="minorBidi"/>
                <w:lang w:eastAsia="he-IL"/>
              </w:rPr>
            </w:pPr>
          </w:p>
        </w:tc>
        <w:tc>
          <w:tcPr>
            <w:tcW w:w="841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259CCD9F" w14:textId="77777777" w:rsidR="001C11EF" w:rsidRPr="003C76AF" w:rsidRDefault="001C11EF" w:rsidP="003C76AF">
            <w:pPr>
              <w:rPr>
                <w:rFonts w:asciiTheme="minorBidi" w:hAnsiTheme="minorBidi" w:cstheme="minorBidi"/>
                <w:lang w:eastAsia="he-IL"/>
              </w:rPr>
            </w:pPr>
          </w:p>
        </w:tc>
      </w:tr>
      <w:tr w:rsidR="001C11EF" w:rsidRPr="00526848" w14:paraId="07082343" w14:textId="77777777" w:rsidTr="001C11EF">
        <w:tc>
          <w:tcPr>
            <w:tcW w:w="570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6C1FC6C9" w14:textId="70A0C76F" w:rsidR="001C11EF" w:rsidRPr="003C76AF" w:rsidRDefault="001C11EF" w:rsidP="003C76AF">
            <w:pPr>
              <w:rPr>
                <w:rFonts w:asciiTheme="minorBidi" w:hAnsiTheme="minorBidi" w:cstheme="minorBidi"/>
                <w:rtl/>
                <w:lang w:eastAsia="he-IL"/>
              </w:rPr>
            </w:pPr>
          </w:p>
        </w:tc>
        <w:tc>
          <w:tcPr>
            <w:tcW w:w="469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38FE45B6" w14:textId="77777777" w:rsidR="001C11EF" w:rsidRPr="003C76AF" w:rsidRDefault="001C11EF" w:rsidP="003C76AF">
            <w:pPr>
              <w:rPr>
                <w:rFonts w:asciiTheme="minorBidi" w:hAnsiTheme="minorBidi"/>
                <w:rtl/>
                <w:lang w:eastAsia="he-IL"/>
              </w:rPr>
            </w:pPr>
          </w:p>
        </w:tc>
        <w:tc>
          <w:tcPr>
            <w:tcW w:w="469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1A19FC24" w14:textId="5F8629CB" w:rsidR="001C11EF" w:rsidRPr="003C76AF" w:rsidRDefault="001C11EF" w:rsidP="003C76AF">
            <w:pPr>
              <w:rPr>
                <w:rFonts w:asciiTheme="minorBidi" w:hAnsiTheme="minorBidi" w:cstheme="minorBidi"/>
                <w:rtl/>
                <w:lang w:eastAsia="he-IL"/>
              </w:rPr>
            </w:pPr>
          </w:p>
        </w:tc>
        <w:tc>
          <w:tcPr>
            <w:tcW w:w="692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71EAB2F0" w14:textId="0AA4307A" w:rsidR="001C11EF" w:rsidRPr="003C76AF" w:rsidRDefault="001C11EF" w:rsidP="003C76AF">
            <w:pPr>
              <w:rPr>
                <w:rFonts w:asciiTheme="minorBidi" w:hAnsiTheme="minorBidi" w:cstheme="minorBidi"/>
                <w:rtl/>
                <w:lang w:eastAsia="he-IL"/>
              </w:rPr>
            </w:pPr>
          </w:p>
        </w:tc>
        <w:tc>
          <w:tcPr>
            <w:tcW w:w="1316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53DF946D" w14:textId="7FCD8640" w:rsidR="001C11EF" w:rsidRPr="003C76AF" w:rsidRDefault="001C11EF" w:rsidP="003C76AF">
            <w:pPr>
              <w:rPr>
                <w:rFonts w:asciiTheme="minorBidi" w:hAnsiTheme="minorBidi" w:cstheme="minorBidi"/>
                <w:rtl/>
                <w:lang w:eastAsia="he-IL"/>
              </w:rPr>
            </w:pPr>
          </w:p>
        </w:tc>
        <w:tc>
          <w:tcPr>
            <w:tcW w:w="643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434E0186" w14:textId="77777777" w:rsidR="001C11EF" w:rsidRPr="003C76AF" w:rsidRDefault="001C11EF" w:rsidP="003C76AF">
            <w:pPr>
              <w:rPr>
                <w:rFonts w:asciiTheme="minorBidi" w:hAnsiTheme="minorBidi" w:cstheme="minorBidi"/>
                <w:lang w:eastAsia="he-IL"/>
              </w:rPr>
            </w:pPr>
          </w:p>
        </w:tc>
        <w:tc>
          <w:tcPr>
            <w:tcW w:w="841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229D490C" w14:textId="77777777" w:rsidR="001C11EF" w:rsidRPr="003C76AF" w:rsidRDefault="001C11EF" w:rsidP="003C76AF">
            <w:pPr>
              <w:rPr>
                <w:rFonts w:asciiTheme="minorBidi" w:hAnsiTheme="minorBidi" w:cstheme="minorBidi"/>
                <w:lang w:eastAsia="he-IL"/>
              </w:rPr>
            </w:pPr>
          </w:p>
        </w:tc>
      </w:tr>
      <w:tr w:rsidR="001C11EF" w:rsidRPr="00526848" w14:paraId="655E0B4D" w14:textId="77777777" w:rsidTr="001C11EF">
        <w:tc>
          <w:tcPr>
            <w:tcW w:w="570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24CDB95E" w14:textId="4B8A921F" w:rsidR="001C11EF" w:rsidRPr="003C76AF" w:rsidRDefault="001C11EF" w:rsidP="003C76AF">
            <w:pPr>
              <w:rPr>
                <w:rFonts w:asciiTheme="minorBidi" w:hAnsiTheme="minorBidi" w:cstheme="minorBidi"/>
                <w:rtl/>
                <w:lang w:eastAsia="he-IL"/>
              </w:rPr>
            </w:pPr>
          </w:p>
        </w:tc>
        <w:tc>
          <w:tcPr>
            <w:tcW w:w="469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5E507711" w14:textId="77777777" w:rsidR="001C11EF" w:rsidRPr="003C76AF" w:rsidRDefault="001C11EF" w:rsidP="003C76AF">
            <w:pPr>
              <w:rPr>
                <w:rFonts w:asciiTheme="minorBidi" w:hAnsiTheme="minorBidi"/>
                <w:rtl/>
                <w:lang w:eastAsia="he-IL"/>
              </w:rPr>
            </w:pPr>
          </w:p>
        </w:tc>
        <w:tc>
          <w:tcPr>
            <w:tcW w:w="469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034D060C" w14:textId="0DC51F5A" w:rsidR="001C11EF" w:rsidRPr="003C76AF" w:rsidRDefault="001C11EF" w:rsidP="003C76AF">
            <w:pPr>
              <w:rPr>
                <w:rFonts w:asciiTheme="minorBidi" w:hAnsiTheme="minorBidi" w:cstheme="minorBidi"/>
                <w:rtl/>
                <w:lang w:eastAsia="he-IL"/>
              </w:rPr>
            </w:pPr>
          </w:p>
        </w:tc>
        <w:tc>
          <w:tcPr>
            <w:tcW w:w="692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3CEDA4FE" w14:textId="74436F5B" w:rsidR="001C11EF" w:rsidRPr="003C76AF" w:rsidRDefault="001C11EF" w:rsidP="003C76AF">
            <w:pPr>
              <w:rPr>
                <w:rFonts w:asciiTheme="minorBidi" w:hAnsiTheme="minorBidi" w:cstheme="minorBidi"/>
                <w:rtl/>
                <w:lang w:eastAsia="he-IL"/>
              </w:rPr>
            </w:pPr>
          </w:p>
        </w:tc>
        <w:tc>
          <w:tcPr>
            <w:tcW w:w="1316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03DF8BAE" w14:textId="630FE7FB" w:rsidR="001C11EF" w:rsidRPr="003C76AF" w:rsidRDefault="001C11EF" w:rsidP="003C76AF">
            <w:pPr>
              <w:rPr>
                <w:rFonts w:asciiTheme="minorBidi" w:hAnsiTheme="minorBidi" w:cstheme="minorBidi"/>
                <w:rtl/>
                <w:lang w:eastAsia="he-IL"/>
              </w:rPr>
            </w:pPr>
          </w:p>
        </w:tc>
        <w:tc>
          <w:tcPr>
            <w:tcW w:w="643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31FE4FCE" w14:textId="77777777" w:rsidR="001C11EF" w:rsidRPr="003C76AF" w:rsidRDefault="001C11EF" w:rsidP="003C76AF">
            <w:pPr>
              <w:rPr>
                <w:rFonts w:asciiTheme="minorBidi" w:hAnsiTheme="minorBidi" w:cstheme="minorBidi"/>
                <w:lang w:eastAsia="he-IL"/>
              </w:rPr>
            </w:pPr>
          </w:p>
        </w:tc>
        <w:tc>
          <w:tcPr>
            <w:tcW w:w="841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04485128" w14:textId="77777777" w:rsidR="001C11EF" w:rsidRPr="003C76AF" w:rsidRDefault="001C11EF" w:rsidP="003C76AF">
            <w:pPr>
              <w:rPr>
                <w:rFonts w:asciiTheme="minorBidi" w:hAnsiTheme="minorBidi" w:cstheme="minorBidi"/>
                <w:lang w:eastAsia="he-IL"/>
              </w:rPr>
            </w:pPr>
          </w:p>
        </w:tc>
      </w:tr>
      <w:tr w:rsidR="001C11EF" w:rsidRPr="00526848" w14:paraId="5EA3259F" w14:textId="77777777" w:rsidTr="001C11EF">
        <w:tc>
          <w:tcPr>
            <w:tcW w:w="570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30B39C9F" w14:textId="0F981654" w:rsidR="001C11EF" w:rsidRPr="003C76AF" w:rsidRDefault="001C11EF" w:rsidP="003C76AF">
            <w:pPr>
              <w:rPr>
                <w:rFonts w:asciiTheme="minorBidi" w:hAnsiTheme="minorBidi" w:cstheme="minorBidi"/>
                <w:rtl/>
                <w:lang w:eastAsia="he-IL"/>
              </w:rPr>
            </w:pPr>
          </w:p>
        </w:tc>
        <w:tc>
          <w:tcPr>
            <w:tcW w:w="469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7827F8BB" w14:textId="77777777" w:rsidR="001C11EF" w:rsidRPr="003C76AF" w:rsidRDefault="001C11EF" w:rsidP="003C76AF">
            <w:pPr>
              <w:rPr>
                <w:rFonts w:asciiTheme="minorBidi" w:hAnsiTheme="minorBidi"/>
                <w:rtl/>
                <w:lang w:eastAsia="he-IL"/>
              </w:rPr>
            </w:pPr>
          </w:p>
        </w:tc>
        <w:tc>
          <w:tcPr>
            <w:tcW w:w="469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758C44B1" w14:textId="4FF4A9EE" w:rsidR="001C11EF" w:rsidRPr="003C76AF" w:rsidRDefault="001C11EF" w:rsidP="003C76AF">
            <w:pPr>
              <w:rPr>
                <w:rFonts w:asciiTheme="minorBidi" w:hAnsiTheme="minorBidi" w:cstheme="minorBidi"/>
                <w:rtl/>
                <w:lang w:eastAsia="he-IL"/>
              </w:rPr>
            </w:pPr>
          </w:p>
        </w:tc>
        <w:tc>
          <w:tcPr>
            <w:tcW w:w="692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21343EB4" w14:textId="175D7F48" w:rsidR="001C11EF" w:rsidRPr="003C76AF" w:rsidRDefault="001C11EF" w:rsidP="003C76AF">
            <w:pPr>
              <w:rPr>
                <w:rFonts w:asciiTheme="minorBidi" w:hAnsiTheme="minorBidi" w:cstheme="minorBidi"/>
                <w:rtl/>
                <w:lang w:eastAsia="he-IL"/>
              </w:rPr>
            </w:pPr>
          </w:p>
        </w:tc>
        <w:tc>
          <w:tcPr>
            <w:tcW w:w="1316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6C56315E" w14:textId="1E1499D0" w:rsidR="001C11EF" w:rsidRPr="003C76AF" w:rsidRDefault="001C11EF" w:rsidP="003C76AF">
            <w:pPr>
              <w:rPr>
                <w:rFonts w:asciiTheme="minorBidi" w:hAnsiTheme="minorBidi" w:cstheme="minorBidi"/>
                <w:rtl/>
                <w:lang w:eastAsia="he-IL"/>
              </w:rPr>
            </w:pPr>
          </w:p>
        </w:tc>
        <w:tc>
          <w:tcPr>
            <w:tcW w:w="643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41B0C2E8" w14:textId="77777777" w:rsidR="001C11EF" w:rsidRPr="003C76AF" w:rsidRDefault="001C11EF" w:rsidP="003C76AF">
            <w:pPr>
              <w:rPr>
                <w:rFonts w:asciiTheme="minorBidi" w:hAnsiTheme="minorBidi" w:cstheme="minorBidi"/>
                <w:lang w:eastAsia="he-IL"/>
              </w:rPr>
            </w:pPr>
          </w:p>
        </w:tc>
        <w:tc>
          <w:tcPr>
            <w:tcW w:w="841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35321D84" w14:textId="77777777" w:rsidR="001C11EF" w:rsidRPr="003C76AF" w:rsidRDefault="001C11EF" w:rsidP="003C76AF">
            <w:pPr>
              <w:rPr>
                <w:rFonts w:asciiTheme="minorBidi" w:hAnsiTheme="minorBidi" w:cstheme="minorBidi"/>
                <w:lang w:eastAsia="he-IL"/>
              </w:rPr>
            </w:pPr>
          </w:p>
        </w:tc>
      </w:tr>
      <w:tr w:rsidR="001C11EF" w:rsidRPr="00526848" w14:paraId="0A8DB04F" w14:textId="77777777" w:rsidTr="001C11EF">
        <w:tc>
          <w:tcPr>
            <w:tcW w:w="570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49AB9F37" w14:textId="44E26498" w:rsidR="001C11EF" w:rsidRPr="003C76AF" w:rsidRDefault="001C11EF" w:rsidP="003C76AF">
            <w:pPr>
              <w:rPr>
                <w:rFonts w:asciiTheme="minorBidi" w:hAnsiTheme="minorBidi" w:cstheme="minorBidi"/>
                <w:rtl/>
                <w:lang w:eastAsia="he-IL"/>
              </w:rPr>
            </w:pPr>
          </w:p>
        </w:tc>
        <w:tc>
          <w:tcPr>
            <w:tcW w:w="469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7284C8CE" w14:textId="77777777" w:rsidR="001C11EF" w:rsidRPr="003C76AF" w:rsidRDefault="001C11EF" w:rsidP="003C76AF">
            <w:pPr>
              <w:rPr>
                <w:rFonts w:asciiTheme="minorBidi" w:hAnsiTheme="minorBidi"/>
                <w:rtl/>
                <w:lang w:eastAsia="he-IL"/>
              </w:rPr>
            </w:pPr>
          </w:p>
        </w:tc>
        <w:tc>
          <w:tcPr>
            <w:tcW w:w="469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5807CFA7" w14:textId="307E2601" w:rsidR="001C11EF" w:rsidRPr="003C76AF" w:rsidRDefault="001C11EF" w:rsidP="003C76AF">
            <w:pPr>
              <w:rPr>
                <w:rFonts w:asciiTheme="minorBidi" w:hAnsiTheme="minorBidi" w:cstheme="minorBidi"/>
                <w:rtl/>
                <w:lang w:eastAsia="he-IL"/>
              </w:rPr>
            </w:pPr>
          </w:p>
        </w:tc>
        <w:tc>
          <w:tcPr>
            <w:tcW w:w="692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3EB62F3B" w14:textId="25D12215" w:rsidR="001C11EF" w:rsidRPr="003C76AF" w:rsidRDefault="001C11EF" w:rsidP="003C76AF">
            <w:pPr>
              <w:rPr>
                <w:rFonts w:asciiTheme="minorBidi" w:hAnsiTheme="minorBidi" w:cstheme="minorBidi"/>
                <w:rtl/>
                <w:lang w:eastAsia="he-IL"/>
              </w:rPr>
            </w:pPr>
          </w:p>
        </w:tc>
        <w:tc>
          <w:tcPr>
            <w:tcW w:w="1316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6E3EC40C" w14:textId="589D4E49" w:rsidR="001C11EF" w:rsidRPr="003C76AF" w:rsidRDefault="001C11EF" w:rsidP="003C76AF">
            <w:pPr>
              <w:rPr>
                <w:rFonts w:asciiTheme="minorBidi" w:hAnsiTheme="minorBidi" w:cstheme="minorBidi"/>
                <w:lang w:eastAsia="he-IL"/>
              </w:rPr>
            </w:pPr>
          </w:p>
        </w:tc>
        <w:tc>
          <w:tcPr>
            <w:tcW w:w="643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78F3E37D" w14:textId="77777777" w:rsidR="001C11EF" w:rsidRPr="003C76AF" w:rsidRDefault="001C11EF" w:rsidP="003C76AF">
            <w:pPr>
              <w:rPr>
                <w:rFonts w:asciiTheme="minorBidi" w:hAnsiTheme="minorBidi" w:cstheme="minorBidi"/>
                <w:lang w:eastAsia="he-IL"/>
              </w:rPr>
            </w:pPr>
          </w:p>
        </w:tc>
        <w:tc>
          <w:tcPr>
            <w:tcW w:w="841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3F6B183D" w14:textId="77777777" w:rsidR="001C11EF" w:rsidRPr="003C76AF" w:rsidRDefault="001C11EF" w:rsidP="003C76AF">
            <w:pPr>
              <w:rPr>
                <w:rFonts w:asciiTheme="minorBidi" w:hAnsiTheme="minorBidi" w:cstheme="minorBidi"/>
                <w:lang w:eastAsia="he-IL"/>
              </w:rPr>
            </w:pPr>
          </w:p>
        </w:tc>
      </w:tr>
      <w:tr w:rsidR="001C11EF" w:rsidRPr="00526848" w14:paraId="328ECE4E" w14:textId="77777777" w:rsidTr="001C11EF">
        <w:tc>
          <w:tcPr>
            <w:tcW w:w="570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5BF00FDA" w14:textId="763334C8" w:rsidR="001C11EF" w:rsidRPr="003C76AF" w:rsidRDefault="001C11EF" w:rsidP="003C76AF">
            <w:pPr>
              <w:rPr>
                <w:rFonts w:asciiTheme="minorBidi" w:hAnsiTheme="minorBidi" w:cstheme="minorBidi"/>
                <w:rtl/>
                <w:lang w:eastAsia="he-IL"/>
              </w:rPr>
            </w:pPr>
          </w:p>
        </w:tc>
        <w:tc>
          <w:tcPr>
            <w:tcW w:w="469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25550FBA" w14:textId="77777777" w:rsidR="001C11EF" w:rsidRPr="003C76AF" w:rsidRDefault="001C11EF" w:rsidP="003C76AF">
            <w:pPr>
              <w:rPr>
                <w:rFonts w:asciiTheme="minorBidi" w:hAnsiTheme="minorBidi"/>
                <w:rtl/>
                <w:lang w:eastAsia="he-IL"/>
              </w:rPr>
            </w:pPr>
          </w:p>
        </w:tc>
        <w:tc>
          <w:tcPr>
            <w:tcW w:w="469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239CF7F6" w14:textId="6B187BDF" w:rsidR="001C11EF" w:rsidRPr="003C76AF" w:rsidRDefault="001C11EF" w:rsidP="003C76AF">
            <w:pPr>
              <w:rPr>
                <w:rFonts w:asciiTheme="minorBidi" w:hAnsiTheme="minorBidi" w:cstheme="minorBidi"/>
                <w:rtl/>
                <w:lang w:eastAsia="he-IL"/>
              </w:rPr>
            </w:pPr>
          </w:p>
        </w:tc>
        <w:tc>
          <w:tcPr>
            <w:tcW w:w="692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57E16312" w14:textId="1608174C" w:rsidR="001C11EF" w:rsidRPr="003C76AF" w:rsidRDefault="001C11EF" w:rsidP="003C76AF">
            <w:pPr>
              <w:rPr>
                <w:rFonts w:asciiTheme="minorBidi" w:hAnsiTheme="minorBidi" w:cstheme="minorBidi"/>
                <w:rtl/>
                <w:lang w:eastAsia="he-IL"/>
              </w:rPr>
            </w:pPr>
          </w:p>
        </w:tc>
        <w:tc>
          <w:tcPr>
            <w:tcW w:w="1316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7CA2870C" w14:textId="3C39F210" w:rsidR="001C11EF" w:rsidRPr="003C76AF" w:rsidRDefault="001C11EF" w:rsidP="003C76AF">
            <w:pPr>
              <w:rPr>
                <w:rFonts w:asciiTheme="minorBidi" w:hAnsiTheme="minorBidi" w:cstheme="minorBidi"/>
                <w:rtl/>
                <w:lang w:eastAsia="he-IL"/>
              </w:rPr>
            </w:pPr>
          </w:p>
        </w:tc>
        <w:tc>
          <w:tcPr>
            <w:tcW w:w="643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0223CB94" w14:textId="77777777" w:rsidR="001C11EF" w:rsidRPr="003C76AF" w:rsidRDefault="001C11EF" w:rsidP="003C76AF">
            <w:pPr>
              <w:rPr>
                <w:rFonts w:asciiTheme="minorBidi" w:hAnsiTheme="minorBidi" w:cstheme="minorBidi"/>
                <w:lang w:eastAsia="he-IL"/>
              </w:rPr>
            </w:pPr>
          </w:p>
        </w:tc>
        <w:tc>
          <w:tcPr>
            <w:tcW w:w="841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324595C1" w14:textId="77777777" w:rsidR="001C11EF" w:rsidRPr="003C76AF" w:rsidRDefault="001C11EF" w:rsidP="003C76AF">
            <w:pPr>
              <w:rPr>
                <w:rFonts w:asciiTheme="minorBidi" w:hAnsiTheme="minorBidi" w:cstheme="minorBidi"/>
                <w:lang w:eastAsia="he-IL"/>
              </w:rPr>
            </w:pPr>
          </w:p>
        </w:tc>
      </w:tr>
      <w:tr w:rsidR="001C11EF" w:rsidRPr="00526848" w14:paraId="655D57A3" w14:textId="77777777" w:rsidTr="001C11EF">
        <w:tc>
          <w:tcPr>
            <w:tcW w:w="570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2336DC5B" w14:textId="77777777" w:rsidR="001C11EF" w:rsidRPr="003C76AF" w:rsidRDefault="001C11EF" w:rsidP="003C76AF">
            <w:pPr>
              <w:rPr>
                <w:rFonts w:asciiTheme="minorBidi" w:hAnsiTheme="minorBidi" w:cstheme="minorBidi"/>
                <w:rtl/>
                <w:lang w:eastAsia="he-IL"/>
              </w:rPr>
            </w:pPr>
          </w:p>
        </w:tc>
        <w:tc>
          <w:tcPr>
            <w:tcW w:w="469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4D8AB43C" w14:textId="77777777" w:rsidR="001C11EF" w:rsidRPr="003C76AF" w:rsidRDefault="001C11EF" w:rsidP="003C76AF">
            <w:pPr>
              <w:rPr>
                <w:rFonts w:asciiTheme="minorBidi" w:hAnsiTheme="minorBidi"/>
                <w:rtl/>
                <w:lang w:eastAsia="he-IL"/>
              </w:rPr>
            </w:pPr>
          </w:p>
        </w:tc>
        <w:tc>
          <w:tcPr>
            <w:tcW w:w="469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0AB05785" w14:textId="4B4913D5" w:rsidR="001C11EF" w:rsidRPr="003C76AF" w:rsidRDefault="001C11EF" w:rsidP="003C76AF">
            <w:pPr>
              <w:rPr>
                <w:rFonts w:asciiTheme="minorBidi" w:hAnsiTheme="minorBidi" w:cstheme="minorBidi"/>
                <w:rtl/>
                <w:lang w:eastAsia="he-IL"/>
              </w:rPr>
            </w:pPr>
          </w:p>
        </w:tc>
        <w:tc>
          <w:tcPr>
            <w:tcW w:w="692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2A1A2F3B" w14:textId="77777777" w:rsidR="001C11EF" w:rsidRPr="003C76AF" w:rsidRDefault="001C11EF" w:rsidP="003C76AF">
            <w:pPr>
              <w:rPr>
                <w:rFonts w:asciiTheme="minorBidi" w:hAnsiTheme="minorBidi" w:cstheme="minorBidi"/>
                <w:rtl/>
                <w:lang w:eastAsia="he-IL"/>
              </w:rPr>
            </w:pPr>
          </w:p>
        </w:tc>
        <w:tc>
          <w:tcPr>
            <w:tcW w:w="1316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4992C0D3" w14:textId="77777777" w:rsidR="001C11EF" w:rsidRPr="003C76AF" w:rsidRDefault="001C11EF" w:rsidP="003C76AF">
            <w:pPr>
              <w:rPr>
                <w:rFonts w:asciiTheme="minorBidi" w:hAnsiTheme="minorBidi" w:cstheme="minorBidi"/>
                <w:rtl/>
                <w:lang w:eastAsia="he-IL"/>
              </w:rPr>
            </w:pPr>
          </w:p>
        </w:tc>
        <w:tc>
          <w:tcPr>
            <w:tcW w:w="643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1DFC490E" w14:textId="77777777" w:rsidR="001C11EF" w:rsidRPr="003C76AF" w:rsidRDefault="001C11EF" w:rsidP="003C76AF">
            <w:pPr>
              <w:rPr>
                <w:rFonts w:asciiTheme="minorBidi" w:hAnsiTheme="minorBidi" w:cstheme="minorBidi"/>
                <w:lang w:eastAsia="he-IL"/>
              </w:rPr>
            </w:pPr>
          </w:p>
        </w:tc>
        <w:tc>
          <w:tcPr>
            <w:tcW w:w="841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728B4EDD" w14:textId="77777777" w:rsidR="001C11EF" w:rsidRPr="003C76AF" w:rsidRDefault="001C11EF" w:rsidP="003C76AF">
            <w:pPr>
              <w:rPr>
                <w:rFonts w:asciiTheme="minorBidi" w:hAnsiTheme="minorBidi" w:cstheme="minorBidi"/>
                <w:lang w:eastAsia="he-IL"/>
              </w:rPr>
            </w:pPr>
          </w:p>
        </w:tc>
      </w:tr>
      <w:tr w:rsidR="001C11EF" w:rsidRPr="00526848" w14:paraId="4F45BE91" w14:textId="77777777" w:rsidTr="001C11EF">
        <w:tc>
          <w:tcPr>
            <w:tcW w:w="570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560A028A" w14:textId="77777777" w:rsidR="001C11EF" w:rsidRPr="003C76AF" w:rsidRDefault="001C11EF" w:rsidP="003C76AF">
            <w:pPr>
              <w:rPr>
                <w:rFonts w:asciiTheme="minorBidi" w:hAnsiTheme="minorBidi" w:cstheme="minorBidi"/>
                <w:rtl/>
                <w:lang w:eastAsia="he-IL"/>
              </w:rPr>
            </w:pPr>
          </w:p>
        </w:tc>
        <w:tc>
          <w:tcPr>
            <w:tcW w:w="469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46115F25" w14:textId="77777777" w:rsidR="001C11EF" w:rsidRPr="003C76AF" w:rsidRDefault="001C11EF" w:rsidP="003C76AF">
            <w:pPr>
              <w:rPr>
                <w:rFonts w:asciiTheme="minorBidi" w:hAnsiTheme="minorBidi"/>
                <w:rtl/>
                <w:lang w:eastAsia="he-IL"/>
              </w:rPr>
            </w:pPr>
          </w:p>
        </w:tc>
        <w:tc>
          <w:tcPr>
            <w:tcW w:w="469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591045F1" w14:textId="5D31442D" w:rsidR="001C11EF" w:rsidRPr="003C76AF" w:rsidRDefault="001C11EF" w:rsidP="003C76AF">
            <w:pPr>
              <w:rPr>
                <w:rFonts w:asciiTheme="minorBidi" w:hAnsiTheme="minorBidi" w:cstheme="minorBidi"/>
                <w:rtl/>
                <w:lang w:eastAsia="he-IL"/>
              </w:rPr>
            </w:pPr>
          </w:p>
        </w:tc>
        <w:tc>
          <w:tcPr>
            <w:tcW w:w="692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60581846" w14:textId="77777777" w:rsidR="001C11EF" w:rsidRPr="003C76AF" w:rsidRDefault="001C11EF" w:rsidP="003C76AF">
            <w:pPr>
              <w:rPr>
                <w:rFonts w:asciiTheme="minorBidi" w:hAnsiTheme="minorBidi" w:cstheme="minorBidi"/>
                <w:rtl/>
                <w:lang w:eastAsia="he-IL"/>
              </w:rPr>
            </w:pPr>
          </w:p>
        </w:tc>
        <w:tc>
          <w:tcPr>
            <w:tcW w:w="1316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2EA81A96" w14:textId="77777777" w:rsidR="001C11EF" w:rsidRPr="003C76AF" w:rsidRDefault="001C11EF" w:rsidP="003C76AF">
            <w:pPr>
              <w:rPr>
                <w:rFonts w:asciiTheme="minorBidi" w:hAnsiTheme="minorBidi" w:cstheme="minorBidi"/>
                <w:rtl/>
                <w:lang w:eastAsia="he-IL"/>
              </w:rPr>
            </w:pPr>
          </w:p>
        </w:tc>
        <w:tc>
          <w:tcPr>
            <w:tcW w:w="643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0210A837" w14:textId="77777777" w:rsidR="001C11EF" w:rsidRPr="003C76AF" w:rsidRDefault="001C11EF" w:rsidP="003C76AF">
            <w:pPr>
              <w:rPr>
                <w:rFonts w:asciiTheme="minorBidi" w:hAnsiTheme="minorBidi" w:cstheme="minorBidi"/>
                <w:lang w:eastAsia="he-IL"/>
              </w:rPr>
            </w:pPr>
          </w:p>
        </w:tc>
        <w:tc>
          <w:tcPr>
            <w:tcW w:w="841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5411F08A" w14:textId="77777777" w:rsidR="001C11EF" w:rsidRPr="003C76AF" w:rsidRDefault="001C11EF" w:rsidP="003C76AF">
            <w:pPr>
              <w:rPr>
                <w:rFonts w:asciiTheme="minorBidi" w:hAnsiTheme="minorBidi" w:cstheme="minorBidi"/>
                <w:lang w:eastAsia="he-IL"/>
              </w:rPr>
            </w:pPr>
          </w:p>
        </w:tc>
      </w:tr>
      <w:tr w:rsidR="001C11EF" w:rsidRPr="00526848" w14:paraId="10BF831C" w14:textId="77777777" w:rsidTr="001C11EF">
        <w:tc>
          <w:tcPr>
            <w:tcW w:w="570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53FE425E" w14:textId="77777777" w:rsidR="001C11EF" w:rsidRPr="003C76AF" w:rsidRDefault="001C11EF" w:rsidP="003C76AF">
            <w:pPr>
              <w:rPr>
                <w:rFonts w:asciiTheme="minorBidi" w:hAnsiTheme="minorBidi" w:cstheme="minorBidi"/>
                <w:rtl/>
                <w:lang w:eastAsia="he-IL"/>
              </w:rPr>
            </w:pPr>
          </w:p>
        </w:tc>
        <w:tc>
          <w:tcPr>
            <w:tcW w:w="469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620F74E6" w14:textId="77777777" w:rsidR="001C11EF" w:rsidRPr="003C76AF" w:rsidRDefault="001C11EF" w:rsidP="003C76AF">
            <w:pPr>
              <w:rPr>
                <w:rFonts w:asciiTheme="minorBidi" w:hAnsiTheme="minorBidi"/>
                <w:rtl/>
                <w:lang w:eastAsia="he-IL"/>
              </w:rPr>
            </w:pPr>
          </w:p>
        </w:tc>
        <w:tc>
          <w:tcPr>
            <w:tcW w:w="469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5C44EAE3" w14:textId="237BDE64" w:rsidR="001C11EF" w:rsidRPr="003C76AF" w:rsidRDefault="001C11EF" w:rsidP="003C76AF">
            <w:pPr>
              <w:rPr>
                <w:rFonts w:asciiTheme="minorBidi" w:hAnsiTheme="minorBidi" w:cstheme="minorBidi"/>
                <w:rtl/>
                <w:lang w:eastAsia="he-IL"/>
              </w:rPr>
            </w:pPr>
          </w:p>
        </w:tc>
        <w:tc>
          <w:tcPr>
            <w:tcW w:w="692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5AF3DF07" w14:textId="77777777" w:rsidR="001C11EF" w:rsidRPr="003C76AF" w:rsidRDefault="001C11EF" w:rsidP="003C76AF">
            <w:pPr>
              <w:rPr>
                <w:rFonts w:asciiTheme="minorBidi" w:hAnsiTheme="minorBidi" w:cstheme="minorBidi"/>
                <w:rtl/>
                <w:lang w:eastAsia="he-IL"/>
              </w:rPr>
            </w:pPr>
          </w:p>
        </w:tc>
        <w:tc>
          <w:tcPr>
            <w:tcW w:w="1316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58C00435" w14:textId="77777777" w:rsidR="001C11EF" w:rsidRPr="003C76AF" w:rsidRDefault="001C11EF" w:rsidP="003C76AF">
            <w:pPr>
              <w:rPr>
                <w:rFonts w:asciiTheme="minorBidi" w:hAnsiTheme="minorBidi" w:cstheme="minorBidi"/>
                <w:rtl/>
                <w:lang w:eastAsia="he-IL"/>
              </w:rPr>
            </w:pPr>
          </w:p>
        </w:tc>
        <w:tc>
          <w:tcPr>
            <w:tcW w:w="643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596E37F9" w14:textId="77777777" w:rsidR="001C11EF" w:rsidRPr="003C76AF" w:rsidRDefault="001C11EF" w:rsidP="003C76AF">
            <w:pPr>
              <w:rPr>
                <w:rFonts w:asciiTheme="minorBidi" w:hAnsiTheme="minorBidi" w:cstheme="minorBidi"/>
                <w:lang w:eastAsia="he-IL"/>
              </w:rPr>
            </w:pPr>
          </w:p>
        </w:tc>
        <w:tc>
          <w:tcPr>
            <w:tcW w:w="841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746639AC" w14:textId="77777777" w:rsidR="001C11EF" w:rsidRPr="003C76AF" w:rsidRDefault="001C11EF" w:rsidP="003C76AF">
            <w:pPr>
              <w:rPr>
                <w:rFonts w:asciiTheme="minorBidi" w:hAnsiTheme="minorBidi" w:cstheme="minorBidi"/>
                <w:lang w:eastAsia="he-IL"/>
              </w:rPr>
            </w:pPr>
          </w:p>
        </w:tc>
      </w:tr>
      <w:tr w:rsidR="001C11EF" w:rsidRPr="00526848" w14:paraId="467884B6" w14:textId="77777777" w:rsidTr="001C11EF">
        <w:tc>
          <w:tcPr>
            <w:tcW w:w="570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0729C2E5" w14:textId="77777777" w:rsidR="001C11EF" w:rsidRPr="003C76AF" w:rsidRDefault="001C11EF" w:rsidP="003C76AF">
            <w:pPr>
              <w:rPr>
                <w:rFonts w:asciiTheme="minorBidi" w:hAnsiTheme="minorBidi" w:cstheme="minorBidi"/>
                <w:rtl/>
                <w:lang w:eastAsia="he-IL"/>
              </w:rPr>
            </w:pPr>
          </w:p>
        </w:tc>
        <w:tc>
          <w:tcPr>
            <w:tcW w:w="469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750FAA3D" w14:textId="77777777" w:rsidR="001C11EF" w:rsidRPr="003C76AF" w:rsidRDefault="001C11EF" w:rsidP="003C76AF">
            <w:pPr>
              <w:rPr>
                <w:rFonts w:asciiTheme="minorBidi" w:hAnsiTheme="minorBidi"/>
                <w:rtl/>
                <w:lang w:eastAsia="he-IL"/>
              </w:rPr>
            </w:pPr>
          </w:p>
        </w:tc>
        <w:tc>
          <w:tcPr>
            <w:tcW w:w="469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68267B25" w14:textId="06047BD7" w:rsidR="001C11EF" w:rsidRPr="003C76AF" w:rsidRDefault="001C11EF" w:rsidP="003C76AF">
            <w:pPr>
              <w:rPr>
                <w:rFonts w:asciiTheme="minorBidi" w:hAnsiTheme="minorBidi" w:cstheme="minorBidi"/>
                <w:rtl/>
                <w:lang w:eastAsia="he-IL"/>
              </w:rPr>
            </w:pPr>
          </w:p>
        </w:tc>
        <w:tc>
          <w:tcPr>
            <w:tcW w:w="692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274F1DE0" w14:textId="77777777" w:rsidR="001C11EF" w:rsidRPr="003C76AF" w:rsidRDefault="001C11EF" w:rsidP="003C76AF">
            <w:pPr>
              <w:rPr>
                <w:rFonts w:asciiTheme="minorBidi" w:hAnsiTheme="minorBidi" w:cstheme="minorBidi"/>
                <w:rtl/>
                <w:lang w:eastAsia="he-IL"/>
              </w:rPr>
            </w:pPr>
          </w:p>
        </w:tc>
        <w:tc>
          <w:tcPr>
            <w:tcW w:w="1316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2139CF47" w14:textId="77777777" w:rsidR="001C11EF" w:rsidRPr="003C76AF" w:rsidRDefault="001C11EF" w:rsidP="003C76AF">
            <w:pPr>
              <w:rPr>
                <w:rFonts w:asciiTheme="minorBidi" w:hAnsiTheme="minorBidi" w:cstheme="minorBidi"/>
                <w:rtl/>
                <w:lang w:eastAsia="he-IL"/>
              </w:rPr>
            </w:pPr>
          </w:p>
        </w:tc>
        <w:tc>
          <w:tcPr>
            <w:tcW w:w="643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41D19369" w14:textId="77777777" w:rsidR="001C11EF" w:rsidRPr="003C76AF" w:rsidRDefault="001C11EF" w:rsidP="003C76AF">
            <w:pPr>
              <w:rPr>
                <w:rFonts w:asciiTheme="minorBidi" w:hAnsiTheme="minorBidi" w:cstheme="minorBidi"/>
                <w:lang w:eastAsia="he-IL"/>
              </w:rPr>
            </w:pPr>
          </w:p>
        </w:tc>
        <w:tc>
          <w:tcPr>
            <w:tcW w:w="841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2010FAF6" w14:textId="77777777" w:rsidR="001C11EF" w:rsidRPr="003C76AF" w:rsidRDefault="001C11EF" w:rsidP="003C76AF">
            <w:pPr>
              <w:rPr>
                <w:rFonts w:asciiTheme="minorBidi" w:hAnsiTheme="minorBidi" w:cstheme="minorBidi"/>
                <w:lang w:eastAsia="he-IL"/>
              </w:rPr>
            </w:pPr>
          </w:p>
        </w:tc>
      </w:tr>
    </w:tbl>
    <w:p w14:paraId="6C5C8501" w14:textId="3C19F1FF" w:rsidR="001C11EF" w:rsidRDefault="001C11EF" w:rsidP="000D23EE">
      <w:pPr>
        <w:pStyle w:val="Heading1"/>
        <w:rPr>
          <w:rtl/>
        </w:rPr>
      </w:pPr>
      <w:bookmarkStart w:id="2" w:name="_Toc11769513"/>
      <w:r>
        <w:rPr>
          <w:rFonts w:hint="cs"/>
          <w:rtl/>
        </w:rPr>
        <w:t>מקרא סימונים</w:t>
      </w:r>
      <w:bookmarkEnd w:id="2"/>
    </w:p>
    <w:tbl>
      <w:tblPr>
        <w:bidiVisual/>
        <w:tblW w:w="4978" w:type="pct"/>
        <w:tblInd w:w="45" w:type="dxa"/>
        <w:tblLook w:val="0620" w:firstRow="1" w:lastRow="0" w:firstColumn="0" w:lastColumn="0" w:noHBand="1" w:noVBand="1"/>
      </w:tblPr>
      <w:tblGrid>
        <w:gridCol w:w="2196"/>
        <w:gridCol w:w="4976"/>
        <w:gridCol w:w="3238"/>
      </w:tblGrid>
      <w:tr w:rsidR="00100C47" w:rsidRPr="00100C47" w14:paraId="16BAC4AF" w14:textId="77777777" w:rsidTr="00100C47">
        <w:tc>
          <w:tcPr>
            <w:tcW w:w="10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119891A" w14:textId="0B2C3868" w:rsidR="00100C47" w:rsidRPr="00100C47" w:rsidRDefault="00100C47" w:rsidP="00100C47">
            <w:pPr>
              <w:rPr>
                <w:rFonts w:asciiTheme="minorBidi" w:hAnsiTheme="minorBidi" w:cstheme="minorBidi"/>
              </w:rPr>
            </w:pPr>
            <w:r w:rsidRPr="00100C47">
              <w:rPr>
                <w:rFonts w:asciiTheme="minorBidi" w:hAnsiTheme="minorBidi" w:cstheme="minorBidi"/>
                <w:rtl/>
              </w:rPr>
              <w:t>סימון</w:t>
            </w:r>
          </w:p>
        </w:tc>
        <w:tc>
          <w:tcPr>
            <w:tcW w:w="2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BAD8F99" w14:textId="5D0FECF1" w:rsidR="00100C47" w:rsidRPr="00100C47" w:rsidRDefault="00100C47" w:rsidP="00100C47">
            <w:pPr>
              <w:rPr>
                <w:rFonts w:asciiTheme="minorBidi" w:hAnsiTheme="minorBidi" w:cstheme="minorBidi"/>
                <w:rtl/>
              </w:rPr>
            </w:pPr>
            <w:r w:rsidRPr="00100C47">
              <w:rPr>
                <w:rFonts w:asciiTheme="minorBidi" w:hAnsiTheme="minorBidi" w:cstheme="minorBidi"/>
                <w:rtl/>
              </w:rPr>
              <w:t>משמעות</w:t>
            </w:r>
          </w:p>
        </w:tc>
        <w:tc>
          <w:tcPr>
            <w:tcW w:w="1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C6AC2AA" w14:textId="523C706D" w:rsidR="00100C47" w:rsidRPr="00100C47" w:rsidRDefault="00100C47" w:rsidP="00100C47">
            <w:pPr>
              <w:rPr>
                <w:rFonts w:asciiTheme="minorBidi" w:hAnsiTheme="minorBidi" w:cstheme="minorBidi"/>
                <w:rtl/>
              </w:rPr>
            </w:pPr>
            <w:r w:rsidRPr="00100C47">
              <w:rPr>
                <w:rFonts w:cstheme="minorBidi" w:hint="cs"/>
                <w:rtl/>
              </w:rPr>
              <w:t>דוגמא</w:t>
            </w:r>
          </w:p>
        </w:tc>
      </w:tr>
      <w:tr w:rsidR="00100C47" w:rsidRPr="00100C47" w14:paraId="1A6A9AB3" w14:textId="77777777" w:rsidTr="00100C47">
        <w:tc>
          <w:tcPr>
            <w:tcW w:w="1055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  <w:hideMark/>
          </w:tcPr>
          <w:p w14:paraId="161827A6" w14:textId="54A171BE" w:rsidR="00100C47" w:rsidRPr="00100C47" w:rsidRDefault="00100C47" w:rsidP="00100C47">
            <w:pPr>
              <w:rPr>
                <w:rFonts w:asciiTheme="minorBidi" w:hAnsiTheme="minorBidi" w:cstheme="minorBidi"/>
                <w:rtl/>
              </w:rPr>
            </w:pPr>
            <w:r>
              <w:rPr>
                <w:rFonts w:cstheme="minorBidi" w:hint="cs"/>
                <w:rtl/>
              </w:rPr>
              <w:t>רקע צהוב</w:t>
            </w:r>
          </w:p>
        </w:tc>
        <w:tc>
          <w:tcPr>
            <w:tcW w:w="2390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7EC236A9" w14:textId="77777777" w:rsidR="00100C47" w:rsidRDefault="00100C47" w:rsidP="00100C47">
            <w:pPr>
              <w:rPr>
                <w:rFonts w:asciiTheme="minorBidi" w:hAnsiTheme="minorBidi" w:cstheme="minorBidi"/>
                <w:rtl/>
              </w:rPr>
            </w:pPr>
            <w:r>
              <w:rPr>
                <w:rFonts w:cstheme="minorBidi" w:hint="cs"/>
                <w:rtl/>
              </w:rPr>
              <w:t>דוגמאות לא קשורות מפרוייקטים אחרים המובאים לצורך הדגמה בלבד</w:t>
            </w:r>
          </w:p>
          <w:p w14:paraId="37B5B604" w14:textId="61067C9E" w:rsidR="00284A12" w:rsidRPr="00100C47" w:rsidRDefault="00284A12" w:rsidP="00100C47">
            <w:pPr>
              <w:rPr>
                <w:rFonts w:asciiTheme="minorBidi" w:hAnsiTheme="minorBidi" w:cstheme="minorBidi"/>
              </w:rPr>
            </w:pPr>
            <w:r w:rsidRPr="00284A12">
              <w:rPr>
                <w:rFonts w:asciiTheme="minorBidi" w:hAnsiTheme="minorBidi" w:cstheme="minorBidi" w:hint="cs"/>
                <w:b/>
                <w:bCs/>
                <w:u w:val="single"/>
                <w:rtl/>
              </w:rPr>
              <w:t>חשוב</w:t>
            </w:r>
            <w:r>
              <w:rPr>
                <w:rFonts w:asciiTheme="minorBidi" w:hAnsiTheme="minorBidi" w:cstheme="minorBidi" w:hint="cs"/>
                <w:rtl/>
              </w:rPr>
              <w:t>! כותרת שמסומנת כדוגמא משמעותה שכל הסעיף הינו מובא לדוגמא בלבד</w:t>
            </w:r>
          </w:p>
        </w:tc>
        <w:tc>
          <w:tcPr>
            <w:tcW w:w="1555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51147F75" w14:textId="1C04C697" w:rsidR="00100C47" w:rsidRPr="00100C47" w:rsidRDefault="00100C47" w:rsidP="00100C47">
            <w:pPr>
              <w:rPr>
                <w:rFonts w:asciiTheme="minorBidi" w:hAnsiTheme="minorBidi" w:cstheme="minorBidi"/>
                <w:highlight w:val="yellow"/>
              </w:rPr>
            </w:pPr>
            <w:r w:rsidRPr="00100C47">
              <w:rPr>
                <w:rFonts w:cstheme="minorBidi" w:hint="cs"/>
                <w:highlight w:val="yellow"/>
                <w:rtl/>
              </w:rPr>
              <w:t>טקסט לדוגמא</w:t>
            </w:r>
          </w:p>
        </w:tc>
      </w:tr>
      <w:tr w:rsidR="00100C47" w:rsidRPr="00100C47" w14:paraId="050157B6" w14:textId="77777777" w:rsidTr="00100C47">
        <w:tc>
          <w:tcPr>
            <w:tcW w:w="1055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06BD8DC9" w14:textId="630D0639" w:rsidR="00100C47" w:rsidRPr="00100C47" w:rsidRDefault="00100C47" w:rsidP="00100C47">
            <w:pPr>
              <w:rPr>
                <w:rFonts w:asciiTheme="minorBidi" w:hAnsiTheme="minorBidi" w:cstheme="minorBidi"/>
                <w:rtl/>
              </w:rPr>
            </w:pPr>
            <w:r>
              <w:rPr>
                <w:rFonts w:cstheme="minorBidi" w:hint="cs"/>
                <w:rtl/>
              </w:rPr>
              <w:t>רקע טורקיז</w:t>
            </w:r>
          </w:p>
        </w:tc>
        <w:tc>
          <w:tcPr>
            <w:tcW w:w="2390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30F519CF" w14:textId="22B27183" w:rsidR="00100C47" w:rsidRPr="00100C47" w:rsidRDefault="00100C47" w:rsidP="00100C47">
            <w:pPr>
              <w:rPr>
                <w:rFonts w:asciiTheme="minorBidi" w:hAnsiTheme="minorBidi" w:cstheme="minorBidi"/>
              </w:rPr>
            </w:pPr>
            <w:r>
              <w:rPr>
                <w:rFonts w:cstheme="minorBidi" w:hint="cs"/>
                <w:rtl/>
              </w:rPr>
              <w:t>נקודות הדורשות בדיקה/התייחסות והשלמה</w:t>
            </w:r>
          </w:p>
        </w:tc>
        <w:tc>
          <w:tcPr>
            <w:tcW w:w="1555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45EBE01B" w14:textId="3C2804D0" w:rsidR="00100C47" w:rsidRPr="00100C47" w:rsidRDefault="00100C47" w:rsidP="00100C47">
            <w:pPr>
              <w:rPr>
                <w:rFonts w:asciiTheme="minorBidi" w:hAnsiTheme="minorBidi" w:cstheme="minorBidi"/>
                <w:highlight w:val="cyan"/>
              </w:rPr>
            </w:pPr>
            <w:r w:rsidRPr="00100C47">
              <w:rPr>
                <w:rFonts w:cstheme="minorBidi" w:hint="cs"/>
                <w:highlight w:val="cyan"/>
                <w:rtl/>
              </w:rPr>
              <w:t>טקסט לדוגמא</w:t>
            </w:r>
          </w:p>
        </w:tc>
      </w:tr>
      <w:tr w:rsidR="00100C47" w:rsidRPr="00100C47" w14:paraId="0E8EB527" w14:textId="77777777" w:rsidTr="00100C47">
        <w:tc>
          <w:tcPr>
            <w:tcW w:w="1055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1F8E83D0" w14:textId="1953C9C6" w:rsidR="00100C47" w:rsidRPr="00100C47" w:rsidRDefault="00100C47" w:rsidP="00100C47">
            <w:pPr>
              <w:rPr>
                <w:rFonts w:asciiTheme="minorBidi" w:hAnsiTheme="minorBidi" w:cstheme="minorBidi"/>
              </w:rPr>
            </w:pPr>
            <w:r>
              <w:rPr>
                <w:rFonts w:cstheme="minorBidi" w:hint="cs"/>
                <w:rtl/>
              </w:rPr>
              <w:t>כתב אדום מודגש עם קו תחתון</w:t>
            </w:r>
          </w:p>
        </w:tc>
        <w:tc>
          <w:tcPr>
            <w:tcW w:w="2390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396379DC" w14:textId="1762D6C0" w:rsidR="00100C47" w:rsidRPr="00100C47" w:rsidRDefault="00100C47" w:rsidP="00100C47">
            <w:pPr>
              <w:rPr>
                <w:rFonts w:asciiTheme="minorBidi" w:hAnsiTheme="minorBidi" w:cstheme="minorBidi"/>
                <w:rtl/>
              </w:rPr>
            </w:pPr>
            <w:r>
              <w:rPr>
                <w:rFonts w:cstheme="minorBidi" w:hint="cs"/>
                <w:rtl/>
              </w:rPr>
              <w:t>תנאי</w:t>
            </w:r>
            <w:r w:rsidR="00462058">
              <w:rPr>
                <w:rFonts w:asciiTheme="minorBidi" w:hAnsiTheme="minorBidi" w:cstheme="minorBidi" w:hint="cs"/>
                <w:rtl/>
              </w:rPr>
              <w:t xml:space="preserve"> לוגי</w:t>
            </w:r>
          </w:p>
        </w:tc>
        <w:tc>
          <w:tcPr>
            <w:tcW w:w="1555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3846C8B6" w14:textId="2CA2C2BC" w:rsidR="00100C47" w:rsidRPr="00100C47" w:rsidRDefault="00100C47" w:rsidP="00100C47">
            <w:pPr>
              <w:rPr>
                <w:rFonts w:asciiTheme="minorBidi" w:hAnsiTheme="minorBidi" w:cstheme="minorBidi"/>
                <w:rtl/>
              </w:rPr>
            </w:pPr>
            <w:r>
              <w:rPr>
                <w:rFonts w:cstheme="minorBidi" w:hint="cs"/>
                <w:rtl/>
              </w:rPr>
              <w:t xml:space="preserve">טקסט לדוגמא </w:t>
            </w:r>
            <w:r w:rsidRPr="00462058">
              <w:rPr>
                <w:rStyle w:val="Char1"/>
                <w:rFonts w:hint="cs"/>
                <w:rtl/>
              </w:rPr>
              <w:t>או</w:t>
            </w:r>
            <w:r w:rsidRPr="00100C47">
              <w:rPr>
                <w:rFonts w:cstheme="minorBidi" w:hint="cs"/>
                <w:color w:val="FF0000"/>
                <w:rtl/>
              </w:rPr>
              <w:t xml:space="preserve"> </w:t>
            </w:r>
            <w:r>
              <w:rPr>
                <w:rFonts w:cstheme="minorBidi" w:hint="cs"/>
                <w:rtl/>
              </w:rPr>
              <w:t>טקסט לדוגמא</w:t>
            </w:r>
          </w:p>
        </w:tc>
      </w:tr>
      <w:tr w:rsidR="00100C47" w:rsidRPr="00100C47" w14:paraId="0005D42B" w14:textId="77777777" w:rsidTr="00100C47">
        <w:tc>
          <w:tcPr>
            <w:tcW w:w="1055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29C2EAAA" w14:textId="5467757A" w:rsidR="00100C47" w:rsidRDefault="00100C47" w:rsidP="00100C47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כתב </w:t>
            </w:r>
            <w:r w:rsidR="007C5094">
              <w:rPr>
                <w:rFonts w:hint="cs"/>
                <w:rtl/>
              </w:rPr>
              <w:t>כחול</w:t>
            </w:r>
            <w:r>
              <w:rPr>
                <w:rFonts w:hint="cs"/>
                <w:rtl/>
              </w:rPr>
              <w:t xml:space="preserve"> מודגש</w:t>
            </w:r>
          </w:p>
        </w:tc>
        <w:tc>
          <w:tcPr>
            <w:tcW w:w="2390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35B1403E" w14:textId="5668A56E" w:rsidR="00100C47" w:rsidRDefault="00100C47" w:rsidP="00100C47">
            <w:pPr>
              <w:rPr>
                <w:rtl/>
              </w:rPr>
            </w:pPr>
            <w:r>
              <w:rPr>
                <w:rFonts w:hint="cs"/>
                <w:rtl/>
              </w:rPr>
              <w:t>משתנה</w:t>
            </w:r>
          </w:p>
        </w:tc>
        <w:tc>
          <w:tcPr>
            <w:tcW w:w="1555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6BFA651C" w14:textId="70FCF5FB" w:rsidR="00100C47" w:rsidRDefault="00100C47" w:rsidP="00100C47">
            <w:r>
              <w:rPr>
                <w:rFonts w:hint="cs"/>
                <w:rtl/>
              </w:rPr>
              <w:t xml:space="preserve">משתנה לדוגמא: </w:t>
            </w:r>
            <w:proofErr w:type="spellStart"/>
            <w:r w:rsidRPr="007C5094">
              <w:rPr>
                <w:b/>
                <w:bCs/>
                <w:color w:val="00B0F0"/>
                <w:sz w:val="18"/>
                <w:szCs w:val="18"/>
                <w:lang w:eastAsia="he-IL"/>
              </w:rPr>
              <w:t>isOpen</w:t>
            </w:r>
            <w:proofErr w:type="spellEnd"/>
          </w:p>
        </w:tc>
      </w:tr>
      <w:tr w:rsidR="00284A12" w:rsidRPr="00100C47" w14:paraId="68A5A3E2" w14:textId="77777777" w:rsidTr="00100C47">
        <w:tc>
          <w:tcPr>
            <w:tcW w:w="1055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6649064B" w14:textId="77777777" w:rsidR="00284A12" w:rsidRDefault="009267E6" w:rsidP="00100C47">
            <w:pPr>
              <w:rPr>
                <w:rtl/>
              </w:rPr>
            </w:pPr>
            <w:r>
              <w:rPr>
                <w:rFonts w:hint="cs"/>
                <w:rtl/>
              </w:rPr>
              <w:t>כתב אדום מודגש</w:t>
            </w:r>
          </w:p>
        </w:tc>
        <w:tc>
          <w:tcPr>
            <w:tcW w:w="2390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1A834CCE" w14:textId="77777777" w:rsidR="00284A12" w:rsidRDefault="009267E6" w:rsidP="00100C47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נתיב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</w:t>
            </w:r>
            <w:r>
              <w:t>Route</w:t>
            </w:r>
          </w:p>
        </w:tc>
        <w:tc>
          <w:tcPr>
            <w:tcW w:w="1555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206A09EA" w14:textId="77777777" w:rsidR="009267E6" w:rsidRDefault="009267E6" w:rsidP="009267E6">
            <w:pPr>
              <w:rPr>
                <w:rFonts w:asciiTheme="minorBidi" w:hAnsiTheme="minorBidi"/>
                <w:rtl/>
                <w:lang w:eastAsia="he-IL"/>
              </w:rPr>
            </w:pPr>
            <w:r>
              <w:rPr>
                <w:rFonts w:asciiTheme="minorBidi" w:hAnsiTheme="minorBidi" w:hint="cs"/>
                <w:rtl/>
                <w:lang w:eastAsia="he-IL"/>
              </w:rPr>
              <w:t>לחיצה על כל ענף מעבירה ל</w:t>
            </w:r>
          </w:p>
          <w:p w14:paraId="3A264158" w14:textId="77777777" w:rsidR="00284A12" w:rsidRDefault="009267E6" w:rsidP="007569C7">
            <w:pPr>
              <w:pStyle w:val="Route"/>
              <w:rPr>
                <w:rtl/>
              </w:rPr>
            </w:pPr>
            <w:r w:rsidRPr="009267E6">
              <w:t>Routes/</w:t>
            </w:r>
            <w:proofErr w:type="spellStart"/>
            <w:r w:rsidRPr="009267E6">
              <w:t>WinnerLine</w:t>
            </w:r>
            <w:proofErr w:type="spellEnd"/>
            <w:proofErr w:type="gramStart"/>
            <w:r w:rsidRPr="009267E6">
              <w:t>/{</w:t>
            </w:r>
            <w:proofErr w:type="spellStart"/>
            <w:proofErr w:type="gramEnd"/>
            <w:r w:rsidRPr="009267E6">
              <w:t>Sport.Id</w:t>
            </w:r>
            <w:proofErr w:type="spellEnd"/>
            <w:r w:rsidRPr="009267E6">
              <w:t>}</w:t>
            </w:r>
          </w:p>
        </w:tc>
      </w:tr>
    </w:tbl>
    <w:p w14:paraId="26EC44D6" w14:textId="0967AA84" w:rsidR="00100C47" w:rsidRDefault="00100C47" w:rsidP="00100C47">
      <w:pPr>
        <w:rPr>
          <w:rtl/>
        </w:rPr>
      </w:pPr>
    </w:p>
    <w:p w14:paraId="47DD93BC" w14:textId="18621815" w:rsidR="00330895" w:rsidRDefault="00330895" w:rsidP="00330895">
      <w:pPr>
        <w:pStyle w:val="Heading1"/>
        <w:rPr>
          <w:rtl/>
        </w:rPr>
      </w:pPr>
      <w:bookmarkStart w:id="3" w:name="_Toc11769514"/>
      <w:r>
        <w:rPr>
          <w:rFonts w:hint="cs"/>
          <w:rtl/>
        </w:rPr>
        <w:t>מקרא מושגים</w:t>
      </w:r>
      <w:bookmarkEnd w:id="3"/>
    </w:p>
    <w:tbl>
      <w:tblPr>
        <w:bidiVisual/>
        <w:tblW w:w="4978" w:type="pct"/>
        <w:tblInd w:w="45" w:type="dxa"/>
        <w:tblLook w:val="0620" w:firstRow="1" w:lastRow="0" w:firstColumn="0" w:lastColumn="0" w:noHBand="1" w:noVBand="1"/>
      </w:tblPr>
      <w:tblGrid>
        <w:gridCol w:w="2196"/>
        <w:gridCol w:w="4976"/>
        <w:gridCol w:w="3238"/>
      </w:tblGrid>
      <w:tr w:rsidR="00330895" w:rsidRPr="00100C47" w14:paraId="162DBED3" w14:textId="77777777" w:rsidTr="00751DE5">
        <w:tc>
          <w:tcPr>
            <w:tcW w:w="10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DCE292B" w14:textId="77777777" w:rsidR="00330895" w:rsidRPr="00100C47" w:rsidRDefault="00330895" w:rsidP="00751DE5">
            <w:pPr>
              <w:rPr>
                <w:rFonts w:asciiTheme="minorBidi" w:hAnsiTheme="minorBidi" w:cstheme="minorBidi"/>
              </w:rPr>
            </w:pPr>
            <w:r w:rsidRPr="00100C47">
              <w:rPr>
                <w:rFonts w:asciiTheme="minorBidi" w:hAnsiTheme="minorBidi" w:cstheme="minorBidi"/>
                <w:rtl/>
              </w:rPr>
              <w:t>סימון</w:t>
            </w:r>
          </w:p>
        </w:tc>
        <w:tc>
          <w:tcPr>
            <w:tcW w:w="2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90E59F9" w14:textId="77777777" w:rsidR="00330895" w:rsidRPr="00100C47" w:rsidRDefault="00330895" w:rsidP="00751DE5">
            <w:pPr>
              <w:rPr>
                <w:rFonts w:asciiTheme="minorBidi" w:hAnsiTheme="minorBidi" w:cstheme="minorBidi"/>
                <w:rtl/>
              </w:rPr>
            </w:pPr>
            <w:r w:rsidRPr="00100C47">
              <w:rPr>
                <w:rFonts w:asciiTheme="minorBidi" w:hAnsiTheme="minorBidi" w:cstheme="minorBidi"/>
                <w:rtl/>
              </w:rPr>
              <w:t>משמעות</w:t>
            </w:r>
          </w:p>
        </w:tc>
        <w:tc>
          <w:tcPr>
            <w:tcW w:w="1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69E68F7" w14:textId="77777777" w:rsidR="00330895" w:rsidRPr="00100C47" w:rsidRDefault="00330895" w:rsidP="00751DE5">
            <w:pPr>
              <w:rPr>
                <w:rFonts w:asciiTheme="minorBidi" w:hAnsiTheme="minorBidi" w:cstheme="minorBidi"/>
                <w:rtl/>
              </w:rPr>
            </w:pPr>
            <w:r w:rsidRPr="00100C47">
              <w:rPr>
                <w:rFonts w:cstheme="minorBidi" w:hint="cs"/>
                <w:rtl/>
              </w:rPr>
              <w:t>דוגמא</w:t>
            </w:r>
          </w:p>
        </w:tc>
      </w:tr>
      <w:tr w:rsidR="00330895" w:rsidRPr="00100C47" w14:paraId="44D8D200" w14:textId="77777777" w:rsidTr="00751DE5">
        <w:tc>
          <w:tcPr>
            <w:tcW w:w="1055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  <w:hideMark/>
          </w:tcPr>
          <w:p w14:paraId="73FE5820" w14:textId="77777777" w:rsidR="00330895" w:rsidRPr="00100C47" w:rsidRDefault="00330895" w:rsidP="00751DE5">
            <w:pPr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 xml:space="preserve">מילון </w:t>
            </w:r>
            <w:r>
              <w:rPr>
                <w:rFonts w:asciiTheme="minorBidi" w:hAnsiTheme="minorBidi" w:cstheme="minorBidi" w:hint="cs"/>
              </w:rPr>
              <w:t>CMS</w:t>
            </w:r>
          </w:p>
        </w:tc>
        <w:tc>
          <w:tcPr>
            <w:tcW w:w="2390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7F87BBA8" w14:textId="77777777" w:rsidR="00330895" w:rsidRDefault="00330895" w:rsidP="00751DE5">
            <w:pPr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בפורמט:</w:t>
            </w:r>
          </w:p>
          <w:p w14:paraId="15371BF0" w14:textId="77777777" w:rsidR="00330895" w:rsidRPr="00100C47" w:rsidRDefault="00330895" w:rsidP="00751DE5">
            <w:pPr>
              <w:bidi w:val="0"/>
              <w:rPr>
                <w:rFonts w:asciiTheme="minorBidi" w:hAnsiTheme="minorBidi" w:cstheme="minorBidi"/>
              </w:rPr>
            </w:pPr>
            <w:proofErr w:type="gramStart"/>
            <w:r>
              <w:rPr>
                <w:rFonts w:asciiTheme="minorBidi" w:hAnsiTheme="minorBidi" w:cstheme="minorBidi" w:hint="cs"/>
              </w:rPr>
              <w:lastRenderedPageBreak/>
              <w:t>D</w:t>
            </w:r>
            <w:r>
              <w:rPr>
                <w:rFonts w:asciiTheme="minorBidi" w:hAnsiTheme="minorBidi" w:cstheme="minorBidi"/>
              </w:rPr>
              <w:t>ic(</w:t>
            </w:r>
            <w:proofErr w:type="gramEnd"/>
            <w:r>
              <w:rPr>
                <w:rFonts w:asciiTheme="minorBidi" w:hAnsiTheme="minorBidi" w:cstheme="minorBidi"/>
              </w:rPr>
              <w:t>key, default value)</w:t>
            </w:r>
          </w:p>
        </w:tc>
        <w:tc>
          <w:tcPr>
            <w:tcW w:w="1555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7E377C0F" w14:textId="77777777" w:rsidR="00330895" w:rsidRDefault="00330895" w:rsidP="00751DE5">
            <w:pPr>
              <w:pStyle w:val="a0"/>
            </w:pPr>
            <w:proofErr w:type="spellStart"/>
            <w:proofErr w:type="gramStart"/>
            <w:r>
              <w:lastRenderedPageBreak/>
              <w:t>Dic</w:t>
            </w:r>
            <w:proofErr w:type="spellEnd"/>
            <w:r>
              <w:rPr>
                <w:rFonts w:hint="cs"/>
                <w:rtl/>
              </w:rPr>
              <w:t>)</w:t>
            </w:r>
            <w:r>
              <w:t>“</w:t>
            </w:r>
            <w:proofErr w:type="spellStart"/>
            <w:proofErr w:type="gramEnd"/>
            <w:r>
              <w:t>LeagueFilterTitle</w:t>
            </w:r>
            <w:proofErr w:type="spellEnd"/>
            <w:r>
              <w:t>”</w:t>
            </w:r>
            <w:proofErr w:type="gramStart"/>
            <w:r>
              <w:t>,”</w:t>
            </w:r>
            <w:r>
              <w:rPr>
                <w:rFonts w:hint="cs"/>
                <w:rtl/>
              </w:rPr>
              <w:t>מדינה</w:t>
            </w:r>
            <w:proofErr w:type="gramEnd"/>
            <w:r>
              <w:rPr>
                <w:rFonts w:hint="cs"/>
                <w:rtl/>
              </w:rPr>
              <w:t>/מפעל</w:t>
            </w:r>
            <w:r>
              <w:t>”)</w:t>
            </w:r>
          </w:p>
          <w:p w14:paraId="319F3C4B" w14:textId="77777777" w:rsidR="00330895" w:rsidRPr="00100C47" w:rsidRDefault="00330895" w:rsidP="00751DE5">
            <w:pPr>
              <w:rPr>
                <w:rFonts w:asciiTheme="minorBidi" w:hAnsiTheme="minorBidi" w:cstheme="minorBidi"/>
                <w:highlight w:val="yellow"/>
              </w:rPr>
            </w:pPr>
          </w:p>
        </w:tc>
      </w:tr>
      <w:tr w:rsidR="00330895" w:rsidRPr="00100C47" w14:paraId="54CAC1B4" w14:textId="77777777" w:rsidTr="00751DE5">
        <w:tc>
          <w:tcPr>
            <w:tcW w:w="1055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4CFD3226" w14:textId="77777777" w:rsidR="00330895" w:rsidRDefault="00330895" w:rsidP="00751DE5">
            <w:pPr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משתנה מתוך ממשק</w:t>
            </w:r>
          </w:p>
        </w:tc>
        <w:tc>
          <w:tcPr>
            <w:tcW w:w="2390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2879C814" w14:textId="77777777" w:rsidR="00330895" w:rsidRDefault="00330895" w:rsidP="00751DE5">
            <w:pPr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בפורמט:</w:t>
            </w:r>
          </w:p>
          <w:p w14:paraId="62FD6CCC" w14:textId="77777777" w:rsidR="00330895" w:rsidRPr="00100C47" w:rsidRDefault="00330895" w:rsidP="00751DE5">
            <w:pPr>
              <w:bidi w:val="0"/>
              <w:rPr>
                <w:rFonts w:asciiTheme="minorBidi" w:hAnsiTheme="minorBidi" w:cstheme="minorBidi"/>
              </w:rPr>
            </w:pPr>
            <w:proofErr w:type="spellStart"/>
            <w:proofErr w:type="gramStart"/>
            <w:r>
              <w:rPr>
                <w:rFonts w:asciiTheme="minorBidi" w:hAnsiTheme="minorBidi" w:cstheme="minorBidi"/>
              </w:rPr>
              <w:t>MethodName</w:t>
            </w:r>
            <w:proofErr w:type="spellEnd"/>
            <w:r>
              <w:rPr>
                <w:rFonts w:asciiTheme="minorBidi" w:hAnsiTheme="minorBidi" w:cstheme="minorBidi"/>
              </w:rPr>
              <w:t>[</w:t>
            </w:r>
            <w:proofErr w:type="spellStart"/>
            <w:r>
              <w:rPr>
                <w:rFonts w:asciiTheme="minorBidi" w:hAnsiTheme="minorBidi" w:cstheme="minorBidi"/>
              </w:rPr>
              <w:t>VariablePath</w:t>
            </w:r>
            <w:proofErr w:type="spellEnd"/>
            <w:r>
              <w:rPr>
                <w:rFonts w:asciiTheme="minorBidi" w:hAnsiTheme="minorBidi" w:cstheme="minorBidi" w:hint="cs"/>
                <w:rtl/>
              </w:rPr>
              <w:t>[</w:t>
            </w:r>
            <w:proofErr w:type="gramEnd"/>
          </w:p>
        </w:tc>
        <w:tc>
          <w:tcPr>
            <w:tcW w:w="1555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2F43BD87" w14:textId="77777777" w:rsidR="00330895" w:rsidRDefault="00330895" w:rsidP="00751DE5">
            <w:pPr>
              <w:pStyle w:val="a0"/>
            </w:pPr>
            <w:proofErr w:type="spellStart"/>
            <w:proofErr w:type="gramStart"/>
            <w:r>
              <w:t>GetSports</w:t>
            </w:r>
            <w:proofErr w:type="spellEnd"/>
            <w:r>
              <w:t>[</w:t>
            </w:r>
            <w:proofErr w:type="spellStart"/>
            <w:proofErr w:type="gramEnd"/>
            <w:r>
              <w:t>Sport.Title</w:t>
            </w:r>
            <w:proofErr w:type="spellEnd"/>
            <w:r>
              <w:t>]</w:t>
            </w:r>
          </w:p>
        </w:tc>
      </w:tr>
      <w:tr w:rsidR="00330895" w:rsidRPr="00100C47" w14:paraId="308C0926" w14:textId="77777777" w:rsidTr="00751DE5">
        <w:tc>
          <w:tcPr>
            <w:tcW w:w="1055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0175F22F" w14:textId="77777777" w:rsidR="00330895" w:rsidRDefault="00330895" w:rsidP="00751DE5">
            <w:pPr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 xml:space="preserve">נתיב - </w:t>
            </w:r>
            <w:r>
              <w:rPr>
                <w:rFonts w:asciiTheme="minorBidi" w:hAnsiTheme="minorBidi" w:cstheme="minorBidi"/>
              </w:rPr>
              <w:t>Route</w:t>
            </w:r>
          </w:p>
        </w:tc>
        <w:tc>
          <w:tcPr>
            <w:tcW w:w="2390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24D895BF" w14:textId="77777777" w:rsidR="00330895" w:rsidRDefault="00330895" w:rsidP="00751DE5">
            <w:pPr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בפורמט:</w:t>
            </w:r>
          </w:p>
          <w:p w14:paraId="23F57B5C" w14:textId="77777777" w:rsidR="00330895" w:rsidRDefault="00330895" w:rsidP="00751DE5">
            <w:pPr>
              <w:bidi w:val="0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/>
              </w:rPr>
              <w:t>Routes/RouteLevel1/RouteLevel2/RouteLevel3</w:t>
            </w:r>
            <w:r>
              <w:rPr>
                <w:rFonts w:asciiTheme="minorBidi" w:hAnsiTheme="minorBidi" w:cstheme="minorBidi" w:hint="cs"/>
                <w:rtl/>
              </w:rPr>
              <w:t xml:space="preserve"> </w:t>
            </w:r>
          </w:p>
          <w:p w14:paraId="1B8A3587" w14:textId="77777777" w:rsidR="00330895" w:rsidRDefault="00330895" w:rsidP="00751DE5">
            <w:pPr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כמות רמות לא מוגבלת</w:t>
            </w:r>
          </w:p>
          <w:p w14:paraId="2034479C" w14:textId="77777777" w:rsidR="00330895" w:rsidRPr="00100C47" w:rsidRDefault="00330895" w:rsidP="00751DE5">
            <w:pPr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בסוגריים מסולסלות ניתן לציין פרמטר משתנה</w:t>
            </w:r>
          </w:p>
        </w:tc>
        <w:tc>
          <w:tcPr>
            <w:tcW w:w="1555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10ABF96A" w14:textId="77777777" w:rsidR="00330895" w:rsidRDefault="00330895" w:rsidP="00751DE5">
            <w:pPr>
              <w:pStyle w:val="Route"/>
            </w:pPr>
            <w:r w:rsidRPr="009267E6">
              <w:t>Routes/</w:t>
            </w:r>
            <w:proofErr w:type="spellStart"/>
            <w:r w:rsidRPr="009267E6">
              <w:t>WinnerLine</w:t>
            </w:r>
            <w:proofErr w:type="spellEnd"/>
            <w:proofErr w:type="gramStart"/>
            <w:r w:rsidRPr="009267E6">
              <w:t>/{</w:t>
            </w:r>
            <w:proofErr w:type="spellStart"/>
            <w:proofErr w:type="gramEnd"/>
            <w:r w:rsidRPr="009267E6">
              <w:t>Sport.Id</w:t>
            </w:r>
            <w:proofErr w:type="spellEnd"/>
            <w:r w:rsidRPr="009267E6">
              <w:t>}</w:t>
            </w:r>
          </w:p>
        </w:tc>
      </w:tr>
      <w:tr w:rsidR="00330895" w:rsidRPr="00100C47" w14:paraId="76300DDA" w14:textId="77777777" w:rsidTr="00751DE5">
        <w:tc>
          <w:tcPr>
            <w:tcW w:w="1055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0747CA64" w14:textId="77777777" w:rsidR="00330895" w:rsidRDefault="00330895" w:rsidP="00751DE5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390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682C1669" w14:textId="77777777" w:rsidR="00330895" w:rsidRPr="00100C47" w:rsidRDefault="00330895" w:rsidP="00751DE5">
            <w:pPr>
              <w:rPr>
                <w:rFonts w:asciiTheme="minorBidi" w:hAnsiTheme="minorBidi" w:cstheme="minorBidi"/>
              </w:rPr>
            </w:pPr>
          </w:p>
        </w:tc>
        <w:tc>
          <w:tcPr>
            <w:tcW w:w="1555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7E64A58D" w14:textId="77777777" w:rsidR="00330895" w:rsidRDefault="00330895" w:rsidP="00751DE5">
            <w:pPr>
              <w:pStyle w:val="a0"/>
            </w:pPr>
          </w:p>
        </w:tc>
      </w:tr>
    </w:tbl>
    <w:p w14:paraId="0642A9D6" w14:textId="77777777" w:rsidR="00330895" w:rsidRPr="00330895" w:rsidRDefault="00330895" w:rsidP="00330895"/>
    <w:p w14:paraId="69052E37" w14:textId="35C85E5B" w:rsidR="00462058" w:rsidRDefault="00330895" w:rsidP="00330895">
      <w:pPr>
        <w:pStyle w:val="Heading1"/>
        <w:rPr>
          <w:rtl/>
        </w:rPr>
      </w:pPr>
      <w:bookmarkStart w:id="4" w:name="_Toc11769515"/>
      <w:r>
        <w:rPr>
          <w:rFonts w:hint="cs"/>
          <w:rtl/>
        </w:rPr>
        <w:t>מילון מונחים</w:t>
      </w:r>
      <w:bookmarkEnd w:id="4"/>
    </w:p>
    <w:tbl>
      <w:tblPr>
        <w:bidiVisual/>
        <w:tblW w:w="4978" w:type="pct"/>
        <w:tblInd w:w="45" w:type="dxa"/>
        <w:tblLook w:val="0620" w:firstRow="1" w:lastRow="0" w:firstColumn="0" w:lastColumn="0" w:noHBand="1" w:noVBand="1"/>
      </w:tblPr>
      <w:tblGrid>
        <w:gridCol w:w="2196"/>
        <w:gridCol w:w="4976"/>
        <w:gridCol w:w="3238"/>
      </w:tblGrid>
      <w:tr w:rsidR="005070EC" w:rsidRPr="00100C47" w14:paraId="2EE838E0" w14:textId="77777777" w:rsidTr="00DB72F2">
        <w:tc>
          <w:tcPr>
            <w:tcW w:w="10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E9FCD7" w14:textId="62D88E71" w:rsidR="005070EC" w:rsidRPr="00100C47" w:rsidRDefault="00330895" w:rsidP="00DB72F2">
            <w:pPr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מונח</w:t>
            </w:r>
          </w:p>
        </w:tc>
        <w:tc>
          <w:tcPr>
            <w:tcW w:w="2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C956EAA" w14:textId="77777777" w:rsidR="005070EC" w:rsidRPr="00100C47" w:rsidRDefault="005070EC" w:rsidP="00DB72F2">
            <w:pPr>
              <w:rPr>
                <w:rFonts w:asciiTheme="minorBidi" w:hAnsiTheme="minorBidi" w:cstheme="minorBidi"/>
                <w:rtl/>
              </w:rPr>
            </w:pPr>
            <w:r w:rsidRPr="00100C47">
              <w:rPr>
                <w:rFonts w:asciiTheme="minorBidi" w:hAnsiTheme="minorBidi" w:cstheme="minorBidi"/>
                <w:rtl/>
              </w:rPr>
              <w:t>משמעות</w:t>
            </w:r>
          </w:p>
        </w:tc>
        <w:tc>
          <w:tcPr>
            <w:tcW w:w="1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BC35031" w14:textId="77777777" w:rsidR="005070EC" w:rsidRPr="00100C47" w:rsidRDefault="005070EC" w:rsidP="00DB72F2">
            <w:pPr>
              <w:rPr>
                <w:rFonts w:asciiTheme="minorBidi" w:hAnsiTheme="minorBidi" w:cstheme="minorBidi"/>
                <w:rtl/>
              </w:rPr>
            </w:pPr>
            <w:r w:rsidRPr="00100C47">
              <w:rPr>
                <w:rFonts w:cstheme="minorBidi" w:hint="cs"/>
                <w:rtl/>
              </w:rPr>
              <w:t>דוגמא</w:t>
            </w:r>
          </w:p>
        </w:tc>
      </w:tr>
      <w:tr w:rsidR="005070EC" w:rsidRPr="00100C47" w14:paraId="055095EF" w14:textId="77777777" w:rsidTr="00330895">
        <w:tc>
          <w:tcPr>
            <w:tcW w:w="1055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1DDAB162" w14:textId="50B3554F" w:rsidR="005070EC" w:rsidRPr="00100C47" w:rsidRDefault="005070EC" w:rsidP="00DB72F2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390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7C49FC14" w14:textId="60D25279" w:rsidR="00B25C56" w:rsidRPr="00100C47" w:rsidRDefault="00B25C56" w:rsidP="00E616DC">
            <w:pPr>
              <w:bidi w:val="0"/>
              <w:rPr>
                <w:rFonts w:asciiTheme="minorBidi" w:hAnsiTheme="minorBidi" w:cstheme="minorBidi"/>
              </w:rPr>
            </w:pPr>
          </w:p>
        </w:tc>
        <w:tc>
          <w:tcPr>
            <w:tcW w:w="1555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3D58736B" w14:textId="03A1F7A4" w:rsidR="005070EC" w:rsidRPr="00100C47" w:rsidRDefault="005070EC" w:rsidP="00DB72F2">
            <w:pPr>
              <w:rPr>
                <w:rFonts w:asciiTheme="minorBidi" w:hAnsiTheme="minorBidi" w:cstheme="minorBidi"/>
                <w:highlight w:val="yellow"/>
              </w:rPr>
            </w:pPr>
          </w:p>
        </w:tc>
      </w:tr>
      <w:tr w:rsidR="003126F0" w:rsidRPr="00100C47" w14:paraId="2C5CE34C" w14:textId="77777777" w:rsidTr="00DB72F2">
        <w:tc>
          <w:tcPr>
            <w:tcW w:w="1055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12A125B8" w14:textId="5906F408" w:rsidR="003126F0" w:rsidRDefault="003126F0" w:rsidP="00DB72F2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390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4B30C70E" w14:textId="36DDC4DD" w:rsidR="00374D33" w:rsidRPr="00100C47" w:rsidRDefault="00374D33" w:rsidP="00E616DC">
            <w:pPr>
              <w:bidi w:val="0"/>
              <w:rPr>
                <w:rFonts w:asciiTheme="minorBidi" w:hAnsiTheme="minorBidi" w:cstheme="minorBidi"/>
              </w:rPr>
            </w:pPr>
          </w:p>
        </w:tc>
        <w:tc>
          <w:tcPr>
            <w:tcW w:w="1555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29513B4E" w14:textId="74D613D8" w:rsidR="003126F0" w:rsidRDefault="003126F0" w:rsidP="007569C7">
            <w:pPr>
              <w:pStyle w:val="a0"/>
            </w:pPr>
          </w:p>
        </w:tc>
      </w:tr>
      <w:tr w:rsidR="009C79BD" w:rsidRPr="00100C47" w14:paraId="19E2E532" w14:textId="77777777" w:rsidTr="00DB72F2">
        <w:tc>
          <w:tcPr>
            <w:tcW w:w="1055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4AD2772A" w14:textId="2B52CD93" w:rsidR="009C79BD" w:rsidRDefault="009C79BD" w:rsidP="00DB72F2">
            <w:pPr>
              <w:rPr>
                <w:rFonts w:asciiTheme="minorBidi" w:hAnsiTheme="minorBidi" w:cstheme="minorBidi"/>
              </w:rPr>
            </w:pPr>
          </w:p>
        </w:tc>
        <w:tc>
          <w:tcPr>
            <w:tcW w:w="2390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073265CC" w14:textId="3B1AE991" w:rsidR="00374D33" w:rsidRPr="00100C47" w:rsidRDefault="00374D33" w:rsidP="00DB72F2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1555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3377E6ED" w14:textId="127F4222" w:rsidR="009C79BD" w:rsidRDefault="009C79BD" w:rsidP="007569C7">
            <w:pPr>
              <w:pStyle w:val="Route"/>
            </w:pPr>
          </w:p>
        </w:tc>
      </w:tr>
      <w:tr w:rsidR="009C79BD" w:rsidRPr="00100C47" w14:paraId="04D9CD05" w14:textId="77777777" w:rsidTr="00DB72F2">
        <w:tc>
          <w:tcPr>
            <w:tcW w:w="1055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30F8C66D" w14:textId="77777777" w:rsidR="009C79BD" w:rsidRDefault="009C79BD" w:rsidP="00DB72F2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390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52E11C9D" w14:textId="77777777" w:rsidR="009C79BD" w:rsidRPr="00100C47" w:rsidRDefault="009C79BD" w:rsidP="00DB72F2">
            <w:pPr>
              <w:rPr>
                <w:rFonts w:asciiTheme="minorBidi" w:hAnsiTheme="minorBidi" w:cstheme="minorBidi"/>
              </w:rPr>
            </w:pPr>
          </w:p>
        </w:tc>
        <w:tc>
          <w:tcPr>
            <w:tcW w:w="1555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211384C9" w14:textId="77777777" w:rsidR="009C79BD" w:rsidRDefault="009C79BD" w:rsidP="007569C7">
            <w:pPr>
              <w:pStyle w:val="a0"/>
            </w:pPr>
          </w:p>
        </w:tc>
      </w:tr>
    </w:tbl>
    <w:p w14:paraId="2A3BAE50" w14:textId="77777777" w:rsidR="001C11EF" w:rsidRDefault="001C11EF" w:rsidP="001C11EF">
      <w:pPr>
        <w:rPr>
          <w:rtl/>
        </w:rPr>
      </w:pPr>
    </w:p>
    <w:p w14:paraId="66E6E34C" w14:textId="77777777" w:rsidR="00330895" w:rsidRDefault="001C11EF" w:rsidP="00C72785">
      <w:pPr>
        <w:pStyle w:val="TOCHeading"/>
      </w:pPr>
      <w:r>
        <w:lastRenderedPageBreak/>
        <w:br w:type="page"/>
      </w:r>
    </w:p>
    <w:sdt>
      <w:sdtPr>
        <w:rPr>
          <w:rFonts w:asciiTheme="minorHAnsi" w:eastAsia="Segoe UI" w:hAnsiTheme="minorHAnsi" w:cstheme="minorBidi"/>
          <w:color w:val="auto"/>
          <w:sz w:val="20"/>
          <w:szCs w:val="20"/>
          <w:lang w:bidi="he-IL"/>
        </w:rPr>
        <w:id w:val="-720286809"/>
        <w:docPartObj>
          <w:docPartGallery w:val="Table of Contents"/>
          <w:docPartUnique/>
        </w:docPartObj>
      </w:sdtPr>
      <w:sdtEndPr>
        <w:rPr>
          <w:rFonts w:ascii="Arial" w:eastAsiaTheme="minorEastAsia" w:hAnsi="Arial" w:cs="Arial"/>
          <w:rtl/>
        </w:rPr>
      </w:sdtEndPr>
      <w:sdtContent>
        <w:p w14:paraId="71E36719" w14:textId="7AF6BE13" w:rsidR="00D06A04" w:rsidRDefault="00D06A04" w:rsidP="00C72785">
          <w:pPr>
            <w:pStyle w:val="TOCHeading"/>
          </w:pPr>
        </w:p>
        <w:p w14:paraId="6C811C0B" w14:textId="5B46CD2C" w:rsidR="00330895" w:rsidRDefault="008C30B3">
          <w:pPr>
            <w:pStyle w:val="TOC1"/>
            <w:tabs>
              <w:tab w:val="left" w:pos="800"/>
            </w:tabs>
            <w:rPr>
              <w:rFonts w:asciiTheme="minorHAnsi" w:hAnsiTheme="minorHAnsi" w:cstheme="minorBidi"/>
              <w:b w:val="0"/>
              <w:bCs w:val="0"/>
              <w:caps w:val="0"/>
              <w:sz w:val="22"/>
              <w:szCs w:val="22"/>
              <w:rtl/>
            </w:rPr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hyperlink w:anchor="_Toc11769512" w:history="1">
            <w:r w:rsidR="00330895" w:rsidRPr="00092A8F">
              <w:rPr>
                <w:rStyle w:val="Hyperlink"/>
              </w:rPr>
              <w:t>1.</w:t>
            </w:r>
            <w:r w:rsidR="00330895">
              <w:rPr>
                <w:rFonts w:asciiTheme="minorHAnsi" w:hAnsiTheme="minorHAnsi" w:cstheme="minorBidi"/>
                <w:b w:val="0"/>
                <w:bCs w:val="0"/>
                <w:caps w:val="0"/>
                <w:sz w:val="22"/>
                <w:szCs w:val="22"/>
                <w:rtl/>
              </w:rPr>
              <w:tab/>
            </w:r>
            <w:r w:rsidR="00330895" w:rsidRPr="00092A8F">
              <w:rPr>
                <w:rStyle w:val="Hyperlink"/>
                <w:rFonts w:cs="Times New Roman"/>
                <w:rtl/>
                <w:lang w:eastAsia="he-IL"/>
              </w:rPr>
              <w:t>מעקב שינויים</w:t>
            </w:r>
            <w:r w:rsidR="00330895">
              <w:rPr>
                <w:webHidden/>
                <w:rtl/>
              </w:rPr>
              <w:tab/>
            </w:r>
            <w:r w:rsidR="00330895">
              <w:rPr>
                <w:webHidden/>
                <w:rtl/>
              </w:rPr>
              <w:fldChar w:fldCharType="begin"/>
            </w:r>
            <w:r w:rsidR="00330895">
              <w:rPr>
                <w:webHidden/>
                <w:rtl/>
              </w:rPr>
              <w:instrText xml:space="preserve"> </w:instrText>
            </w:r>
            <w:r w:rsidR="00330895">
              <w:rPr>
                <w:webHidden/>
              </w:rPr>
              <w:instrText xml:space="preserve">PAGEREF </w:instrText>
            </w:r>
            <w:r w:rsidR="00330895">
              <w:rPr>
                <w:webHidden/>
                <w:rtl/>
              </w:rPr>
              <w:instrText>_</w:instrText>
            </w:r>
            <w:r w:rsidR="00330895">
              <w:rPr>
                <w:webHidden/>
              </w:rPr>
              <w:instrText>Toc11769512 \h</w:instrText>
            </w:r>
            <w:r w:rsidR="00330895">
              <w:rPr>
                <w:webHidden/>
                <w:rtl/>
              </w:rPr>
              <w:instrText xml:space="preserve"> </w:instrText>
            </w:r>
            <w:r w:rsidR="00330895">
              <w:rPr>
                <w:webHidden/>
                <w:rtl/>
              </w:rPr>
            </w:r>
            <w:r w:rsidR="00330895">
              <w:rPr>
                <w:webHidden/>
                <w:rtl/>
              </w:rPr>
              <w:fldChar w:fldCharType="separate"/>
            </w:r>
            <w:r w:rsidR="00962B45">
              <w:rPr>
                <w:webHidden/>
                <w:rtl/>
              </w:rPr>
              <w:t>2</w:t>
            </w:r>
            <w:r w:rsidR="00330895">
              <w:rPr>
                <w:webHidden/>
                <w:rtl/>
              </w:rPr>
              <w:fldChar w:fldCharType="end"/>
            </w:r>
          </w:hyperlink>
        </w:p>
        <w:p w14:paraId="301DCF6D" w14:textId="1C9759BD" w:rsidR="00330895" w:rsidRDefault="00330895">
          <w:pPr>
            <w:pStyle w:val="TOC1"/>
            <w:rPr>
              <w:rFonts w:asciiTheme="minorHAnsi" w:hAnsiTheme="minorHAnsi" w:cstheme="minorBidi"/>
              <w:b w:val="0"/>
              <w:bCs w:val="0"/>
              <w:caps w:val="0"/>
              <w:sz w:val="22"/>
              <w:szCs w:val="22"/>
              <w:rtl/>
            </w:rPr>
          </w:pPr>
          <w:hyperlink w:anchor="_Toc11769513" w:history="1">
            <w:r w:rsidRPr="00092A8F">
              <w:rPr>
                <w:rStyle w:val="Hyperlink"/>
                <w:rtl/>
              </w:rPr>
              <w:t>2.</w:t>
            </w:r>
            <w:r>
              <w:rPr>
                <w:rFonts w:asciiTheme="minorHAnsi" w:hAnsiTheme="minorHAnsi" w:cstheme="minorBidi"/>
                <w:b w:val="0"/>
                <w:bCs w:val="0"/>
                <w:caps w:val="0"/>
                <w:sz w:val="22"/>
                <w:szCs w:val="22"/>
                <w:rtl/>
              </w:rPr>
              <w:tab/>
            </w:r>
            <w:r w:rsidRPr="00092A8F">
              <w:rPr>
                <w:rStyle w:val="Hyperlink"/>
                <w:rFonts w:cs="Times New Roman"/>
                <w:rtl/>
              </w:rPr>
              <w:t>מקרא סימונים</w:t>
            </w:r>
            <w:r>
              <w:rPr>
                <w:webHidden/>
                <w:rtl/>
              </w:rPr>
              <w:tab/>
            </w:r>
            <w:r>
              <w:rPr>
                <w:webHidden/>
                <w:rtl/>
              </w:rPr>
              <w:fldChar w:fldCharType="begin"/>
            </w:r>
            <w:r>
              <w:rPr>
                <w:webHidden/>
                <w:rtl/>
              </w:rPr>
              <w:instrText xml:space="preserve"> </w:instrText>
            </w:r>
            <w:r>
              <w:rPr>
                <w:webHidden/>
              </w:rPr>
              <w:instrText xml:space="preserve">PAGEREF </w:instrText>
            </w:r>
            <w:r>
              <w:rPr>
                <w:webHidden/>
                <w:rtl/>
              </w:rPr>
              <w:instrText>_</w:instrText>
            </w:r>
            <w:r>
              <w:rPr>
                <w:webHidden/>
              </w:rPr>
              <w:instrText>Toc11769513 \h</w:instrText>
            </w:r>
            <w:r>
              <w:rPr>
                <w:webHidden/>
                <w:rtl/>
              </w:rPr>
              <w:instrText xml:space="preserve"> </w:instrText>
            </w:r>
            <w:r>
              <w:rPr>
                <w:webHidden/>
                <w:rtl/>
              </w:rPr>
            </w:r>
            <w:r>
              <w:rPr>
                <w:webHidden/>
                <w:rtl/>
              </w:rPr>
              <w:fldChar w:fldCharType="separate"/>
            </w:r>
            <w:r w:rsidR="00962B45">
              <w:rPr>
                <w:webHidden/>
                <w:rtl/>
              </w:rPr>
              <w:t>2</w:t>
            </w:r>
            <w:r>
              <w:rPr>
                <w:webHidden/>
                <w:rtl/>
              </w:rPr>
              <w:fldChar w:fldCharType="end"/>
            </w:r>
          </w:hyperlink>
        </w:p>
        <w:p w14:paraId="02AB6523" w14:textId="2A49B2A4" w:rsidR="00330895" w:rsidRDefault="00330895">
          <w:pPr>
            <w:pStyle w:val="TOC1"/>
            <w:rPr>
              <w:rFonts w:asciiTheme="minorHAnsi" w:hAnsiTheme="minorHAnsi" w:cstheme="minorBidi"/>
              <w:b w:val="0"/>
              <w:bCs w:val="0"/>
              <w:caps w:val="0"/>
              <w:sz w:val="22"/>
              <w:szCs w:val="22"/>
              <w:rtl/>
            </w:rPr>
          </w:pPr>
          <w:hyperlink w:anchor="_Toc11769514" w:history="1">
            <w:r w:rsidRPr="00092A8F">
              <w:rPr>
                <w:rStyle w:val="Hyperlink"/>
                <w:rtl/>
              </w:rPr>
              <w:t>3.</w:t>
            </w:r>
            <w:r>
              <w:rPr>
                <w:rFonts w:asciiTheme="minorHAnsi" w:hAnsiTheme="minorHAnsi" w:cstheme="minorBidi"/>
                <w:b w:val="0"/>
                <w:bCs w:val="0"/>
                <w:caps w:val="0"/>
                <w:sz w:val="22"/>
                <w:szCs w:val="22"/>
                <w:rtl/>
              </w:rPr>
              <w:tab/>
            </w:r>
            <w:r w:rsidRPr="00092A8F">
              <w:rPr>
                <w:rStyle w:val="Hyperlink"/>
                <w:rFonts w:cs="Times New Roman"/>
                <w:rtl/>
              </w:rPr>
              <w:t>מקרא מושגים</w:t>
            </w:r>
            <w:r>
              <w:rPr>
                <w:webHidden/>
                <w:rtl/>
              </w:rPr>
              <w:tab/>
            </w:r>
            <w:r>
              <w:rPr>
                <w:webHidden/>
                <w:rtl/>
              </w:rPr>
              <w:fldChar w:fldCharType="begin"/>
            </w:r>
            <w:r>
              <w:rPr>
                <w:webHidden/>
                <w:rtl/>
              </w:rPr>
              <w:instrText xml:space="preserve"> </w:instrText>
            </w:r>
            <w:r>
              <w:rPr>
                <w:webHidden/>
              </w:rPr>
              <w:instrText xml:space="preserve">PAGEREF </w:instrText>
            </w:r>
            <w:r>
              <w:rPr>
                <w:webHidden/>
                <w:rtl/>
              </w:rPr>
              <w:instrText>_</w:instrText>
            </w:r>
            <w:r>
              <w:rPr>
                <w:webHidden/>
              </w:rPr>
              <w:instrText>Toc11769514 \h</w:instrText>
            </w:r>
            <w:r>
              <w:rPr>
                <w:webHidden/>
                <w:rtl/>
              </w:rPr>
              <w:instrText xml:space="preserve"> </w:instrText>
            </w:r>
            <w:r>
              <w:rPr>
                <w:webHidden/>
                <w:rtl/>
              </w:rPr>
            </w:r>
            <w:r>
              <w:rPr>
                <w:webHidden/>
                <w:rtl/>
              </w:rPr>
              <w:fldChar w:fldCharType="separate"/>
            </w:r>
            <w:r w:rsidR="00962B45">
              <w:rPr>
                <w:webHidden/>
                <w:rtl/>
              </w:rPr>
              <w:t>2</w:t>
            </w:r>
            <w:r>
              <w:rPr>
                <w:webHidden/>
                <w:rtl/>
              </w:rPr>
              <w:fldChar w:fldCharType="end"/>
            </w:r>
          </w:hyperlink>
        </w:p>
        <w:p w14:paraId="0453AFB5" w14:textId="6F21C170" w:rsidR="00330895" w:rsidRDefault="00330895">
          <w:pPr>
            <w:pStyle w:val="TOC1"/>
            <w:rPr>
              <w:rFonts w:asciiTheme="minorHAnsi" w:hAnsiTheme="minorHAnsi" w:cstheme="minorBidi"/>
              <w:b w:val="0"/>
              <w:bCs w:val="0"/>
              <w:caps w:val="0"/>
              <w:sz w:val="22"/>
              <w:szCs w:val="22"/>
              <w:rtl/>
            </w:rPr>
          </w:pPr>
          <w:hyperlink w:anchor="_Toc11769515" w:history="1">
            <w:r w:rsidRPr="00092A8F">
              <w:rPr>
                <w:rStyle w:val="Hyperlink"/>
                <w:rtl/>
              </w:rPr>
              <w:t>4.</w:t>
            </w:r>
            <w:r>
              <w:rPr>
                <w:rFonts w:asciiTheme="minorHAnsi" w:hAnsiTheme="minorHAnsi" w:cstheme="minorBidi"/>
                <w:b w:val="0"/>
                <w:bCs w:val="0"/>
                <w:caps w:val="0"/>
                <w:sz w:val="22"/>
                <w:szCs w:val="22"/>
                <w:rtl/>
              </w:rPr>
              <w:tab/>
            </w:r>
            <w:r w:rsidRPr="00092A8F">
              <w:rPr>
                <w:rStyle w:val="Hyperlink"/>
                <w:rFonts w:cs="Times New Roman"/>
                <w:rtl/>
              </w:rPr>
              <w:t>מילון מונחים</w:t>
            </w:r>
            <w:r>
              <w:rPr>
                <w:webHidden/>
                <w:rtl/>
              </w:rPr>
              <w:tab/>
            </w:r>
            <w:r>
              <w:rPr>
                <w:webHidden/>
                <w:rtl/>
              </w:rPr>
              <w:fldChar w:fldCharType="begin"/>
            </w:r>
            <w:r>
              <w:rPr>
                <w:webHidden/>
                <w:rtl/>
              </w:rPr>
              <w:instrText xml:space="preserve"> </w:instrText>
            </w:r>
            <w:r>
              <w:rPr>
                <w:webHidden/>
              </w:rPr>
              <w:instrText xml:space="preserve">PAGEREF </w:instrText>
            </w:r>
            <w:r>
              <w:rPr>
                <w:webHidden/>
                <w:rtl/>
              </w:rPr>
              <w:instrText>_</w:instrText>
            </w:r>
            <w:r>
              <w:rPr>
                <w:webHidden/>
              </w:rPr>
              <w:instrText>Toc11769515 \h</w:instrText>
            </w:r>
            <w:r>
              <w:rPr>
                <w:webHidden/>
                <w:rtl/>
              </w:rPr>
              <w:instrText xml:space="preserve"> </w:instrText>
            </w:r>
            <w:r>
              <w:rPr>
                <w:webHidden/>
                <w:rtl/>
              </w:rPr>
            </w:r>
            <w:r>
              <w:rPr>
                <w:webHidden/>
                <w:rtl/>
              </w:rPr>
              <w:fldChar w:fldCharType="separate"/>
            </w:r>
            <w:r w:rsidR="00962B45">
              <w:rPr>
                <w:webHidden/>
                <w:rtl/>
              </w:rPr>
              <w:t>3</w:t>
            </w:r>
            <w:r>
              <w:rPr>
                <w:webHidden/>
                <w:rtl/>
              </w:rPr>
              <w:fldChar w:fldCharType="end"/>
            </w:r>
          </w:hyperlink>
        </w:p>
        <w:p w14:paraId="19886AE1" w14:textId="0BF0761D" w:rsidR="00330895" w:rsidRDefault="00330895">
          <w:pPr>
            <w:pStyle w:val="TOC1"/>
            <w:rPr>
              <w:rFonts w:asciiTheme="minorHAnsi" w:hAnsiTheme="minorHAnsi" w:cstheme="minorBidi"/>
              <w:b w:val="0"/>
              <w:bCs w:val="0"/>
              <w:caps w:val="0"/>
              <w:sz w:val="22"/>
              <w:szCs w:val="22"/>
              <w:rtl/>
            </w:rPr>
          </w:pPr>
          <w:hyperlink w:anchor="_Toc11769516" w:history="1">
            <w:r w:rsidRPr="00092A8F">
              <w:rPr>
                <w:rStyle w:val="Hyperlink"/>
                <w:rtl/>
              </w:rPr>
              <w:t>5.</w:t>
            </w:r>
            <w:r>
              <w:rPr>
                <w:rFonts w:asciiTheme="minorHAnsi" w:hAnsiTheme="minorHAnsi" w:cstheme="minorBidi"/>
                <w:b w:val="0"/>
                <w:bCs w:val="0"/>
                <w:caps w:val="0"/>
                <w:sz w:val="22"/>
                <w:szCs w:val="22"/>
                <w:rtl/>
              </w:rPr>
              <w:tab/>
            </w:r>
            <w:r w:rsidRPr="00092A8F">
              <w:rPr>
                <w:rStyle w:val="Hyperlink"/>
                <w:rFonts w:cs="Times New Roman"/>
                <w:rtl/>
              </w:rPr>
              <w:t xml:space="preserve">תרחישי לקוח </w:t>
            </w:r>
            <w:r w:rsidRPr="00092A8F">
              <w:rPr>
                <w:rStyle w:val="Hyperlink"/>
                <w:rtl/>
              </w:rPr>
              <w:t>(</w:t>
            </w:r>
            <w:r w:rsidRPr="00092A8F">
              <w:rPr>
                <w:rStyle w:val="Hyperlink"/>
                <w:rFonts w:cs="Times New Roman"/>
                <w:rtl/>
              </w:rPr>
              <w:t>טוטו</w:t>
            </w:r>
            <w:r w:rsidRPr="00092A8F">
              <w:rPr>
                <w:rStyle w:val="Hyperlink"/>
                <w:rtl/>
              </w:rPr>
              <w:t xml:space="preserve">) </w:t>
            </w:r>
            <w:r w:rsidRPr="00092A8F">
              <w:rPr>
                <w:rStyle w:val="Hyperlink"/>
                <w:rFonts w:cs="Times New Roman"/>
                <w:rtl/>
              </w:rPr>
              <w:t>בשימוש</w:t>
            </w:r>
            <w:r w:rsidRPr="00092A8F">
              <w:rPr>
                <w:rStyle w:val="Hyperlink"/>
                <w:rtl/>
              </w:rPr>
              <w:t>:</w:t>
            </w:r>
            <w:r>
              <w:rPr>
                <w:webHidden/>
                <w:rtl/>
              </w:rPr>
              <w:tab/>
            </w:r>
            <w:r>
              <w:rPr>
                <w:webHidden/>
                <w:rtl/>
              </w:rPr>
              <w:fldChar w:fldCharType="begin"/>
            </w:r>
            <w:r>
              <w:rPr>
                <w:webHidden/>
                <w:rtl/>
              </w:rPr>
              <w:instrText xml:space="preserve"> </w:instrText>
            </w:r>
            <w:r>
              <w:rPr>
                <w:webHidden/>
              </w:rPr>
              <w:instrText xml:space="preserve">PAGEREF </w:instrText>
            </w:r>
            <w:r>
              <w:rPr>
                <w:webHidden/>
                <w:rtl/>
              </w:rPr>
              <w:instrText>_</w:instrText>
            </w:r>
            <w:r>
              <w:rPr>
                <w:webHidden/>
              </w:rPr>
              <w:instrText>Toc11769516 \h</w:instrText>
            </w:r>
            <w:r>
              <w:rPr>
                <w:webHidden/>
                <w:rtl/>
              </w:rPr>
              <w:instrText xml:space="preserve"> </w:instrText>
            </w:r>
            <w:r>
              <w:rPr>
                <w:webHidden/>
                <w:rtl/>
              </w:rPr>
            </w:r>
            <w:r>
              <w:rPr>
                <w:webHidden/>
                <w:rtl/>
              </w:rPr>
              <w:fldChar w:fldCharType="separate"/>
            </w:r>
            <w:r w:rsidR="00962B45">
              <w:rPr>
                <w:webHidden/>
                <w:rtl/>
              </w:rPr>
              <w:t>5</w:t>
            </w:r>
            <w:r>
              <w:rPr>
                <w:webHidden/>
                <w:rtl/>
              </w:rPr>
              <w:fldChar w:fldCharType="end"/>
            </w:r>
          </w:hyperlink>
        </w:p>
        <w:p w14:paraId="21790615" w14:textId="321A20D5" w:rsidR="00330895" w:rsidRDefault="00330895">
          <w:pPr>
            <w:pStyle w:val="TOC1"/>
            <w:tabs>
              <w:tab w:val="left" w:pos="1400"/>
            </w:tabs>
            <w:rPr>
              <w:rFonts w:asciiTheme="minorHAnsi" w:hAnsiTheme="minorHAnsi" w:cstheme="minorBidi"/>
              <w:b w:val="0"/>
              <w:bCs w:val="0"/>
              <w:caps w:val="0"/>
              <w:sz w:val="22"/>
              <w:szCs w:val="22"/>
              <w:rtl/>
            </w:rPr>
          </w:pPr>
          <w:hyperlink w:anchor="_Toc11769517" w:history="1">
            <w:r w:rsidRPr="00092A8F">
              <w:rPr>
                <w:rStyle w:val="Hyperlink"/>
              </w:rPr>
              <w:t>6.</w:t>
            </w:r>
            <w:r>
              <w:rPr>
                <w:rFonts w:asciiTheme="minorHAnsi" w:hAnsiTheme="minorHAnsi" w:cstheme="minorBidi"/>
                <w:b w:val="0"/>
                <w:bCs w:val="0"/>
                <w:caps w:val="0"/>
                <w:sz w:val="22"/>
                <w:szCs w:val="22"/>
                <w:rtl/>
              </w:rPr>
              <w:tab/>
            </w:r>
            <w:r w:rsidRPr="00092A8F">
              <w:rPr>
                <w:rStyle w:val="Hyperlink"/>
              </w:rPr>
              <w:t>UI / UX</w:t>
            </w:r>
            <w:r w:rsidRPr="00092A8F">
              <w:rPr>
                <w:rStyle w:val="Hyperlink"/>
                <w:rFonts w:cs="Times New Roman"/>
                <w:rtl/>
              </w:rPr>
              <w:t>תפריט צד</w:t>
            </w:r>
            <w:r>
              <w:rPr>
                <w:webHidden/>
                <w:rtl/>
              </w:rPr>
              <w:tab/>
            </w:r>
            <w:r>
              <w:rPr>
                <w:webHidden/>
                <w:rtl/>
              </w:rPr>
              <w:fldChar w:fldCharType="begin"/>
            </w:r>
            <w:r>
              <w:rPr>
                <w:webHidden/>
                <w:rtl/>
              </w:rPr>
              <w:instrText xml:space="preserve"> </w:instrText>
            </w:r>
            <w:r>
              <w:rPr>
                <w:webHidden/>
              </w:rPr>
              <w:instrText xml:space="preserve">PAGEREF </w:instrText>
            </w:r>
            <w:r>
              <w:rPr>
                <w:webHidden/>
                <w:rtl/>
              </w:rPr>
              <w:instrText>_</w:instrText>
            </w:r>
            <w:r>
              <w:rPr>
                <w:webHidden/>
              </w:rPr>
              <w:instrText>Toc11769517 \h</w:instrText>
            </w:r>
            <w:r>
              <w:rPr>
                <w:webHidden/>
                <w:rtl/>
              </w:rPr>
              <w:instrText xml:space="preserve"> </w:instrText>
            </w:r>
            <w:r>
              <w:rPr>
                <w:webHidden/>
                <w:rtl/>
              </w:rPr>
            </w:r>
            <w:r>
              <w:rPr>
                <w:webHidden/>
                <w:rtl/>
              </w:rPr>
              <w:fldChar w:fldCharType="separate"/>
            </w:r>
            <w:r w:rsidR="00962B45">
              <w:rPr>
                <w:b w:val="0"/>
                <w:bCs w:val="0"/>
                <w:webHidden/>
              </w:rPr>
              <w:t>Error! Bookmark not defined.</w:t>
            </w:r>
            <w:r>
              <w:rPr>
                <w:webHidden/>
                <w:rtl/>
              </w:rPr>
              <w:fldChar w:fldCharType="end"/>
            </w:r>
          </w:hyperlink>
        </w:p>
        <w:p w14:paraId="3AEB21BE" w14:textId="1BE2D33F" w:rsidR="00330895" w:rsidRDefault="00330895">
          <w:pPr>
            <w:pStyle w:val="TOC1"/>
            <w:rPr>
              <w:rFonts w:asciiTheme="minorHAnsi" w:hAnsiTheme="minorHAnsi" w:cstheme="minorBidi"/>
              <w:b w:val="0"/>
              <w:bCs w:val="0"/>
              <w:caps w:val="0"/>
              <w:sz w:val="22"/>
              <w:szCs w:val="22"/>
              <w:rtl/>
            </w:rPr>
          </w:pPr>
          <w:hyperlink w:anchor="_Toc11769518" w:history="1">
            <w:r w:rsidRPr="00092A8F">
              <w:rPr>
                <w:rStyle w:val="Hyperlink"/>
              </w:rPr>
              <w:t>7.</w:t>
            </w:r>
            <w:r>
              <w:rPr>
                <w:rFonts w:asciiTheme="minorHAnsi" w:hAnsiTheme="minorHAnsi" w:cstheme="minorBidi"/>
                <w:b w:val="0"/>
                <w:bCs w:val="0"/>
                <w:caps w:val="0"/>
                <w:sz w:val="22"/>
                <w:szCs w:val="22"/>
                <w:rtl/>
              </w:rPr>
              <w:tab/>
            </w:r>
            <w:r w:rsidRPr="00092A8F">
              <w:rPr>
                <w:rStyle w:val="Hyperlink"/>
              </w:rPr>
              <w:t>API</w:t>
            </w:r>
            <w:r>
              <w:rPr>
                <w:webHidden/>
                <w:rtl/>
              </w:rPr>
              <w:tab/>
            </w:r>
            <w:r>
              <w:rPr>
                <w:webHidden/>
                <w:rtl/>
              </w:rPr>
              <w:fldChar w:fldCharType="begin"/>
            </w:r>
            <w:r>
              <w:rPr>
                <w:webHidden/>
                <w:rtl/>
              </w:rPr>
              <w:instrText xml:space="preserve"> </w:instrText>
            </w:r>
            <w:r>
              <w:rPr>
                <w:webHidden/>
              </w:rPr>
              <w:instrText xml:space="preserve">PAGEREF </w:instrText>
            </w:r>
            <w:r>
              <w:rPr>
                <w:webHidden/>
                <w:rtl/>
              </w:rPr>
              <w:instrText>_</w:instrText>
            </w:r>
            <w:r>
              <w:rPr>
                <w:webHidden/>
              </w:rPr>
              <w:instrText>Toc11769518 \h</w:instrText>
            </w:r>
            <w:r>
              <w:rPr>
                <w:webHidden/>
                <w:rtl/>
              </w:rPr>
              <w:instrText xml:space="preserve"> </w:instrText>
            </w:r>
            <w:r>
              <w:rPr>
                <w:webHidden/>
                <w:rtl/>
              </w:rPr>
            </w:r>
            <w:r>
              <w:rPr>
                <w:webHidden/>
                <w:rtl/>
              </w:rPr>
              <w:fldChar w:fldCharType="separate"/>
            </w:r>
            <w:r w:rsidR="00962B45">
              <w:rPr>
                <w:webHidden/>
                <w:rtl/>
              </w:rPr>
              <w:t>9</w:t>
            </w:r>
            <w:r>
              <w:rPr>
                <w:webHidden/>
                <w:rtl/>
              </w:rPr>
              <w:fldChar w:fldCharType="end"/>
            </w:r>
          </w:hyperlink>
        </w:p>
        <w:p w14:paraId="697A4A81" w14:textId="30A367D9" w:rsidR="00330895" w:rsidRDefault="00330895">
          <w:pPr>
            <w:pStyle w:val="TOC1"/>
            <w:tabs>
              <w:tab w:val="left" w:pos="1200"/>
            </w:tabs>
            <w:rPr>
              <w:rFonts w:asciiTheme="minorHAnsi" w:hAnsiTheme="minorHAnsi" w:cstheme="minorBidi"/>
              <w:b w:val="0"/>
              <w:bCs w:val="0"/>
              <w:caps w:val="0"/>
              <w:sz w:val="22"/>
              <w:szCs w:val="22"/>
              <w:rtl/>
            </w:rPr>
          </w:pPr>
          <w:hyperlink w:anchor="_Toc11769519" w:history="1">
            <w:r w:rsidRPr="00092A8F">
              <w:rPr>
                <w:rStyle w:val="Hyperlink"/>
              </w:rPr>
              <w:t>8.</w:t>
            </w:r>
            <w:r>
              <w:rPr>
                <w:rFonts w:asciiTheme="minorHAnsi" w:hAnsiTheme="minorHAnsi" w:cstheme="minorBidi"/>
                <w:b w:val="0"/>
                <w:bCs w:val="0"/>
                <w:caps w:val="0"/>
                <w:sz w:val="22"/>
                <w:szCs w:val="22"/>
                <w:rtl/>
              </w:rPr>
              <w:tab/>
            </w:r>
            <w:r w:rsidRPr="00092A8F">
              <w:rPr>
                <w:rStyle w:val="Hyperlink"/>
              </w:rPr>
              <w:t>CMS</w:t>
            </w:r>
            <w:r>
              <w:rPr>
                <w:webHidden/>
                <w:rtl/>
              </w:rPr>
              <w:tab/>
            </w:r>
            <w:r>
              <w:rPr>
                <w:webHidden/>
                <w:rtl/>
              </w:rPr>
              <w:fldChar w:fldCharType="begin"/>
            </w:r>
            <w:r>
              <w:rPr>
                <w:webHidden/>
                <w:rtl/>
              </w:rPr>
              <w:instrText xml:space="preserve"> </w:instrText>
            </w:r>
            <w:r>
              <w:rPr>
                <w:webHidden/>
              </w:rPr>
              <w:instrText xml:space="preserve">PAGEREF </w:instrText>
            </w:r>
            <w:r>
              <w:rPr>
                <w:webHidden/>
                <w:rtl/>
              </w:rPr>
              <w:instrText>_</w:instrText>
            </w:r>
            <w:r>
              <w:rPr>
                <w:webHidden/>
              </w:rPr>
              <w:instrText>Toc11769519 \h</w:instrText>
            </w:r>
            <w:r>
              <w:rPr>
                <w:webHidden/>
                <w:rtl/>
              </w:rPr>
              <w:instrText xml:space="preserve"> </w:instrText>
            </w:r>
            <w:r>
              <w:rPr>
                <w:webHidden/>
                <w:rtl/>
              </w:rPr>
            </w:r>
            <w:r>
              <w:rPr>
                <w:webHidden/>
                <w:rtl/>
              </w:rPr>
              <w:fldChar w:fldCharType="separate"/>
            </w:r>
            <w:r w:rsidR="00962B45">
              <w:rPr>
                <w:b w:val="0"/>
                <w:bCs w:val="0"/>
                <w:webHidden/>
              </w:rPr>
              <w:t>Error! Bookmark not defined.</w:t>
            </w:r>
            <w:r>
              <w:rPr>
                <w:webHidden/>
                <w:rtl/>
              </w:rPr>
              <w:fldChar w:fldCharType="end"/>
            </w:r>
          </w:hyperlink>
        </w:p>
        <w:p w14:paraId="13891C2B" w14:textId="5FF5BF4C" w:rsidR="00330895" w:rsidRDefault="00330895">
          <w:pPr>
            <w:pStyle w:val="TOC1"/>
            <w:rPr>
              <w:rFonts w:asciiTheme="minorHAnsi" w:hAnsiTheme="minorHAnsi" w:cstheme="minorBidi"/>
              <w:b w:val="0"/>
              <w:bCs w:val="0"/>
              <w:caps w:val="0"/>
              <w:sz w:val="22"/>
              <w:szCs w:val="22"/>
              <w:rtl/>
            </w:rPr>
          </w:pPr>
          <w:hyperlink w:anchor="_Toc11769520" w:history="1">
            <w:r w:rsidRPr="00092A8F">
              <w:rPr>
                <w:rStyle w:val="Hyperlink"/>
                <w:rtl/>
              </w:rPr>
              <w:t>9.</w:t>
            </w:r>
            <w:r>
              <w:rPr>
                <w:rFonts w:asciiTheme="minorHAnsi" w:hAnsiTheme="minorHAnsi" w:cstheme="minorBidi"/>
                <w:b w:val="0"/>
                <w:bCs w:val="0"/>
                <w:caps w:val="0"/>
                <w:sz w:val="22"/>
                <w:szCs w:val="22"/>
                <w:rtl/>
              </w:rPr>
              <w:tab/>
            </w:r>
            <w:r w:rsidRPr="00092A8F">
              <w:rPr>
                <w:rStyle w:val="Hyperlink"/>
                <w:rFonts w:cs="Times New Roman"/>
                <w:rtl/>
              </w:rPr>
              <w:t>נושאים פתוחים</w:t>
            </w:r>
            <w:r>
              <w:rPr>
                <w:webHidden/>
                <w:rtl/>
              </w:rPr>
              <w:tab/>
            </w:r>
            <w:r>
              <w:rPr>
                <w:webHidden/>
                <w:rtl/>
              </w:rPr>
              <w:fldChar w:fldCharType="begin"/>
            </w:r>
            <w:r>
              <w:rPr>
                <w:webHidden/>
                <w:rtl/>
              </w:rPr>
              <w:instrText xml:space="preserve"> </w:instrText>
            </w:r>
            <w:r>
              <w:rPr>
                <w:webHidden/>
              </w:rPr>
              <w:instrText xml:space="preserve">PAGEREF </w:instrText>
            </w:r>
            <w:r>
              <w:rPr>
                <w:webHidden/>
                <w:rtl/>
              </w:rPr>
              <w:instrText>_</w:instrText>
            </w:r>
            <w:r>
              <w:rPr>
                <w:webHidden/>
              </w:rPr>
              <w:instrText>Toc11769520 \h</w:instrText>
            </w:r>
            <w:r>
              <w:rPr>
                <w:webHidden/>
                <w:rtl/>
              </w:rPr>
              <w:instrText xml:space="preserve"> </w:instrText>
            </w:r>
            <w:r>
              <w:rPr>
                <w:webHidden/>
                <w:rtl/>
              </w:rPr>
            </w:r>
            <w:r>
              <w:rPr>
                <w:webHidden/>
                <w:rtl/>
              </w:rPr>
              <w:fldChar w:fldCharType="separate"/>
            </w:r>
            <w:r w:rsidR="00962B45">
              <w:rPr>
                <w:webHidden/>
                <w:rtl/>
              </w:rPr>
              <w:t>12</w:t>
            </w:r>
            <w:r>
              <w:rPr>
                <w:webHidden/>
                <w:rtl/>
              </w:rPr>
              <w:fldChar w:fldCharType="end"/>
            </w:r>
          </w:hyperlink>
        </w:p>
        <w:p w14:paraId="0F3207BB" w14:textId="14CBE0F0" w:rsidR="00D06A04" w:rsidRDefault="008C30B3">
          <w:r>
            <w:rPr>
              <w:rFonts w:cstheme="minorHAnsi"/>
              <w:b/>
              <w:bCs/>
              <w:caps/>
              <w:noProof/>
            </w:rPr>
            <w:fldChar w:fldCharType="end"/>
          </w:r>
        </w:p>
      </w:sdtContent>
    </w:sdt>
    <w:p w14:paraId="74EF7CF6" w14:textId="6FA3848C" w:rsidR="00E531CA" w:rsidRDefault="00D06A04" w:rsidP="00330895">
      <w:pPr>
        <w:pStyle w:val="Heading1"/>
        <w:rPr>
          <w:rtl/>
        </w:rPr>
      </w:pPr>
      <w:r>
        <w:rPr>
          <w:rtl/>
        </w:rPr>
        <w:br w:type="page"/>
      </w:r>
      <w:bookmarkStart w:id="5" w:name="_Toc11769516"/>
      <w:r w:rsidR="00330895">
        <w:rPr>
          <w:rFonts w:hint="cs"/>
          <w:rtl/>
        </w:rPr>
        <w:lastRenderedPageBreak/>
        <w:t>תרחישי לקוח (טוטו) בשימוש:</w:t>
      </w:r>
      <w:bookmarkStart w:id="6" w:name="_Toc492165979"/>
      <w:bookmarkEnd w:id="5"/>
      <w:bookmarkEnd w:id="6"/>
    </w:p>
    <w:tbl>
      <w:tblPr>
        <w:tblStyle w:val="LightGrid"/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20" w:firstRow="1" w:lastRow="0" w:firstColumn="0" w:lastColumn="0" w:noHBand="0" w:noVBand="1"/>
      </w:tblPr>
      <w:tblGrid>
        <w:gridCol w:w="524"/>
        <w:gridCol w:w="9922"/>
      </w:tblGrid>
      <w:tr w:rsidR="00E531CA" w:rsidRPr="00021F4E" w14:paraId="790644F6" w14:textId="77777777" w:rsidTr="003308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</w:trPr>
        <w:tc>
          <w:tcPr>
            <w:tcW w:w="251" w:type="pct"/>
            <w:shd w:val="clear" w:color="auto" w:fill="D9D9D9" w:themeFill="background1" w:themeFillShade="D9"/>
          </w:tcPr>
          <w:p w14:paraId="2299EEBE" w14:textId="3CBBD2AE" w:rsidR="00E531CA" w:rsidRPr="00D111D3" w:rsidRDefault="00330895" w:rsidP="00A2381B">
            <w:pPr>
              <w:rPr>
                <w:b w:val="0"/>
                <w:bCs w:val="0"/>
                <w:rtl/>
              </w:rPr>
            </w:pPr>
            <w:r>
              <w:rPr>
                <w:rFonts w:hint="cs"/>
                <w:rtl/>
              </w:rPr>
              <w:t>#</w:t>
            </w:r>
          </w:p>
        </w:tc>
        <w:tc>
          <w:tcPr>
            <w:tcW w:w="4749" w:type="pct"/>
            <w:shd w:val="clear" w:color="auto" w:fill="D9D9D9" w:themeFill="background1" w:themeFillShade="D9"/>
          </w:tcPr>
          <w:p w14:paraId="0668AECB" w14:textId="429F46C3" w:rsidR="00E531CA" w:rsidRPr="00D111D3" w:rsidRDefault="00330895" w:rsidP="00A2381B">
            <w:pPr>
              <w:rPr>
                <w:b w:val="0"/>
                <w:bCs w:val="0"/>
                <w:rtl/>
              </w:rPr>
            </w:pPr>
            <w:r>
              <w:rPr>
                <w:rFonts w:hint="cs"/>
                <w:rtl/>
              </w:rPr>
              <w:t>שם התרחיש</w:t>
            </w:r>
          </w:p>
        </w:tc>
      </w:tr>
      <w:tr w:rsidR="00E531CA" w:rsidRPr="00021F4E" w14:paraId="442F5196" w14:textId="77777777" w:rsidTr="003308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251" w:type="pct"/>
          </w:tcPr>
          <w:p w14:paraId="00907972" w14:textId="3B113D60" w:rsidR="00E531CA" w:rsidRPr="00100C47" w:rsidRDefault="00E531CA" w:rsidP="00A2381B">
            <w:pPr>
              <w:rPr>
                <w:highlight w:val="yellow"/>
                <w:rtl/>
              </w:rPr>
            </w:pPr>
          </w:p>
        </w:tc>
        <w:tc>
          <w:tcPr>
            <w:tcW w:w="4749" w:type="pct"/>
          </w:tcPr>
          <w:p w14:paraId="418FC96E" w14:textId="1F6C554F" w:rsidR="00E531CA" w:rsidRPr="00100C47" w:rsidRDefault="00E531CA" w:rsidP="00A2381B">
            <w:pPr>
              <w:rPr>
                <w:highlight w:val="yellow"/>
                <w:rtl/>
              </w:rPr>
            </w:pPr>
          </w:p>
        </w:tc>
      </w:tr>
      <w:tr w:rsidR="00E531CA" w:rsidRPr="00021F4E" w14:paraId="6F6BE9EF" w14:textId="77777777" w:rsidTr="003308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83"/>
        </w:trPr>
        <w:tc>
          <w:tcPr>
            <w:tcW w:w="251" w:type="pct"/>
          </w:tcPr>
          <w:p w14:paraId="6659B783" w14:textId="1A116B7A" w:rsidR="00E531CA" w:rsidRPr="00100C47" w:rsidRDefault="00E531CA" w:rsidP="00A2381B">
            <w:pPr>
              <w:rPr>
                <w:highlight w:val="yellow"/>
                <w:rtl/>
              </w:rPr>
            </w:pPr>
          </w:p>
        </w:tc>
        <w:tc>
          <w:tcPr>
            <w:tcW w:w="4749" w:type="pct"/>
          </w:tcPr>
          <w:p w14:paraId="1AE21C7F" w14:textId="2954EE81" w:rsidR="00E531CA" w:rsidRPr="00100C47" w:rsidRDefault="00E531CA" w:rsidP="00A2381B">
            <w:pPr>
              <w:rPr>
                <w:highlight w:val="yellow"/>
                <w:rtl/>
              </w:rPr>
            </w:pPr>
          </w:p>
        </w:tc>
      </w:tr>
      <w:tr w:rsidR="00E531CA" w:rsidRPr="00021F4E" w14:paraId="78E2FFD2" w14:textId="77777777" w:rsidTr="003308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251" w:type="pct"/>
          </w:tcPr>
          <w:p w14:paraId="19FA5FB3" w14:textId="3A4E93C5" w:rsidR="00E531CA" w:rsidRPr="00100C47" w:rsidRDefault="00E531CA" w:rsidP="00A2381B">
            <w:pPr>
              <w:rPr>
                <w:highlight w:val="yellow"/>
                <w:rtl/>
              </w:rPr>
            </w:pPr>
          </w:p>
        </w:tc>
        <w:tc>
          <w:tcPr>
            <w:tcW w:w="4749" w:type="pct"/>
          </w:tcPr>
          <w:p w14:paraId="353622D4" w14:textId="7387BC4A" w:rsidR="00E531CA" w:rsidRPr="00100C47" w:rsidRDefault="00E531CA" w:rsidP="00A2381B">
            <w:pPr>
              <w:rPr>
                <w:highlight w:val="yellow"/>
                <w:rtl/>
              </w:rPr>
            </w:pPr>
          </w:p>
        </w:tc>
      </w:tr>
      <w:tr w:rsidR="00E531CA" w:rsidRPr="00021F4E" w14:paraId="1844329C" w14:textId="77777777" w:rsidTr="003308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83"/>
        </w:trPr>
        <w:tc>
          <w:tcPr>
            <w:tcW w:w="251" w:type="pct"/>
          </w:tcPr>
          <w:p w14:paraId="377D0F34" w14:textId="394F46EA" w:rsidR="00E531CA" w:rsidRPr="00100C47" w:rsidRDefault="00E531CA" w:rsidP="00A2381B">
            <w:pPr>
              <w:rPr>
                <w:highlight w:val="yellow"/>
                <w:rtl/>
              </w:rPr>
            </w:pPr>
          </w:p>
        </w:tc>
        <w:tc>
          <w:tcPr>
            <w:tcW w:w="4749" w:type="pct"/>
          </w:tcPr>
          <w:p w14:paraId="53BD17BB" w14:textId="5551F021" w:rsidR="00E531CA" w:rsidRPr="00100C47" w:rsidRDefault="00E531CA" w:rsidP="00A2381B">
            <w:pPr>
              <w:rPr>
                <w:highlight w:val="yellow"/>
                <w:rtl/>
              </w:rPr>
            </w:pPr>
          </w:p>
        </w:tc>
      </w:tr>
      <w:tr w:rsidR="00E531CA" w:rsidRPr="00021F4E" w14:paraId="6F20EB5D" w14:textId="77777777" w:rsidTr="003308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251" w:type="pct"/>
          </w:tcPr>
          <w:p w14:paraId="0B563DB4" w14:textId="4375F8AE" w:rsidR="00E531CA" w:rsidRPr="00100C47" w:rsidRDefault="00E531CA" w:rsidP="00A2381B">
            <w:pPr>
              <w:rPr>
                <w:highlight w:val="yellow"/>
                <w:rtl/>
              </w:rPr>
            </w:pPr>
          </w:p>
        </w:tc>
        <w:tc>
          <w:tcPr>
            <w:tcW w:w="4749" w:type="pct"/>
          </w:tcPr>
          <w:p w14:paraId="0689CA42" w14:textId="496F9E39" w:rsidR="00E531CA" w:rsidRPr="00100C47" w:rsidRDefault="00E531CA" w:rsidP="00A2381B">
            <w:pPr>
              <w:rPr>
                <w:highlight w:val="yellow"/>
                <w:rtl/>
              </w:rPr>
            </w:pPr>
          </w:p>
        </w:tc>
      </w:tr>
      <w:tr w:rsidR="00E531CA" w:rsidRPr="00021F4E" w14:paraId="634B947C" w14:textId="77777777" w:rsidTr="003308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83"/>
        </w:trPr>
        <w:tc>
          <w:tcPr>
            <w:tcW w:w="251" w:type="pct"/>
          </w:tcPr>
          <w:p w14:paraId="5CF24120" w14:textId="5A15DD47" w:rsidR="00E531CA" w:rsidRPr="00100C47" w:rsidRDefault="00E531CA" w:rsidP="00A2381B">
            <w:pPr>
              <w:rPr>
                <w:highlight w:val="yellow"/>
                <w:rtl/>
              </w:rPr>
            </w:pPr>
          </w:p>
        </w:tc>
        <w:tc>
          <w:tcPr>
            <w:tcW w:w="4749" w:type="pct"/>
          </w:tcPr>
          <w:p w14:paraId="54B949A8" w14:textId="32B15976" w:rsidR="00E531CA" w:rsidRPr="00100C47" w:rsidRDefault="00E531CA" w:rsidP="00A2381B">
            <w:pPr>
              <w:rPr>
                <w:highlight w:val="yellow"/>
                <w:rtl/>
              </w:rPr>
            </w:pPr>
          </w:p>
        </w:tc>
      </w:tr>
    </w:tbl>
    <w:p w14:paraId="5F0243CA" w14:textId="77777777" w:rsidR="00E531CA" w:rsidRPr="00E531CA" w:rsidRDefault="00E531CA" w:rsidP="00E531CA">
      <w:pPr>
        <w:rPr>
          <w:rtl/>
        </w:rPr>
      </w:pPr>
    </w:p>
    <w:p w14:paraId="031CC678" w14:textId="6E2F5749" w:rsidR="00EE5840" w:rsidRDefault="006B7B81" w:rsidP="00864B6C">
      <w:pPr>
        <w:pStyle w:val="Heading1"/>
      </w:pPr>
      <w:bookmarkStart w:id="7" w:name="_רשימות"/>
      <w:bookmarkStart w:id="8" w:name="_HpTabType"/>
      <w:bookmarkStart w:id="9" w:name="_HpTabChannel"/>
      <w:bookmarkStart w:id="10" w:name="_MyAccountTransactionTypes_–_סוגי"/>
      <w:bookmarkEnd w:id="7"/>
      <w:bookmarkEnd w:id="8"/>
      <w:bookmarkEnd w:id="9"/>
      <w:bookmarkEnd w:id="10"/>
      <w:r>
        <w:rPr>
          <w:rFonts w:hint="cs"/>
        </w:rPr>
        <w:t>UX/UI</w:t>
      </w: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17"/>
        <w:gridCol w:w="8639"/>
      </w:tblGrid>
      <w:tr w:rsidR="005A2F10" w14:paraId="3D41A5BE" w14:textId="77777777" w:rsidTr="002B7964"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7E3468F5" w14:textId="77777777" w:rsidR="005A2F10" w:rsidRDefault="005A2F10" w:rsidP="00751DE5">
            <w:pPr>
              <w:spacing w:after="0"/>
              <w:rPr>
                <w:rFonts w:asciiTheme="minorBidi" w:hAnsiTheme="minorBidi"/>
                <w:b/>
                <w:bCs/>
                <w:rtl/>
                <w:lang w:eastAsia="he-IL"/>
              </w:rPr>
            </w:pPr>
            <w:r w:rsidRPr="28A3E4B7">
              <w:rPr>
                <w:rFonts w:asciiTheme="minorBidi" w:hAnsiTheme="minorBidi"/>
                <w:b/>
                <w:bCs/>
                <w:rtl/>
                <w:lang w:eastAsia="he-IL"/>
              </w:rPr>
              <w:t>נושא</w:t>
            </w:r>
          </w:p>
        </w:tc>
        <w:tc>
          <w:tcPr>
            <w:tcW w:w="8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3BAB7F5B" w14:textId="77777777" w:rsidR="005A2F10" w:rsidRDefault="005A2F10" w:rsidP="00751DE5">
            <w:pPr>
              <w:spacing w:after="0"/>
              <w:rPr>
                <w:rFonts w:asciiTheme="minorBidi" w:hAnsiTheme="minorBidi"/>
                <w:b/>
                <w:bCs/>
                <w:rtl/>
                <w:lang w:eastAsia="he-IL"/>
              </w:rPr>
            </w:pPr>
            <w:r w:rsidRPr="28A3E4B7">
              <w:rPr>
                <w:rFonts w:asciiTheme="minorBidi" w:hAnsiTheme="minorBidi"/>
                <w:b/>
                <w:bCs/>
                <w:rtl/>
                <w:lang w:eastAsia="he-IL"/>
              </w:rPr>
              <w:t>תיאור</w:t>
            </w:r>
          </w:p>
        </w:tc>
      </w:tr>
      <w:tr w:rsidR="005A2F10" w14:paraId="61337AE8" w14:textId="77777777" w:rsidTr="002B7964"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A804224" w14:textId="77777777" w:rsidR="005A2F10" w:rsidRDefault="005A2F10" w:rsidP="00751DE5">
            <w:pPr>
              <w:spacing w:after="0"/>
              <w:rPr>
                <w:rFonts w:asciiTheme="minorBidi" w:hAnsiTheme="minorBidi"/>
                <w:lang w:eastAsia="he-IL"/>
              </w:rPr>
            </w:pPr>
            <w:r w:rsidRPr="28A3E4B7">
              <w:rPr>
                <w:rFonts w:asciiTheme="minorBidi" w:hAnsiTheme="minorBidi"/>
                <w:rtl/>
                <w:lang w:eastAsia="he-IL"/>
              </w:rPr>
              <w:t>מטרת המסך</w:t>
            </w:r>
          </w:p>
        </w:tc>
        <w:tc>
          <w:tcPr>
            <w:tcW w:w="8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57629EE" w14:textId="77777777" w:rsidR="005A2F10" w:rsidRDefault="005A2F10" w:rsidP="00751DE5">
            <w:pPr>
              <w:spacing w:after="0"/>
              <w:rPr>
                <w:rFonts w:asciiTheme="minorBidi" w:hAnsiTheme="minorBidi"/>
                <w:rtl/>
                <w:lang w:eastAsia="he-IL"/>
              </w:rPr>
            </w:pPr>
            <w:r w:rsidRPr="28A3E4B7">
              <w:rPr>
                <w:rFonts w:asciiTheme="minorBidi" w:hAnsiTheme="minorBidi"/>
                <w:rtl/>
                <w:lang w:eastAsia="he-IL"/>
              </w:rPr>
              <w:t>התחברות לחשבון משתמש</w:t>
            </w:r>
          </w:p>
        </w:tc>
      </w:tr>
      <w:tr w:rsidR="005A2F10" w14:paraId="53F711C1" w14:textId="77777777" w:rsidTr="002B7964"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EFF0242" w14:textId="77777777" w:rsidR="005A2F10" w:rsidRDefault="005A2F10" w:rsidP="00751DE5">
            <w:pPr>
              <w:spacing w:after="0"/>
              <w:rPr>
                <w:rFonts w:asciiTheme="minorBidi" w:hAnsiTheme="minorBidi"/>
                <w:lang w:eastAsia="he-IL"/>
              </w:rPr>
            </w:pPr>
            <w:r w:rsidRPr="28A3E4B7">
              <w:rPr>
                <w:rFonts w:asciiTheme="minorBidi" w:hAnsiTheme="minorBidi"/>
                <w:rtl/>
                <w:lang w:eastAsia="he-IL"/>
              </w:rPr>
              <w:t>נתיב</w:t>
            </w:r>
            <w:r w:rsidRPr="28A3E4B7">
              <w:rPr>
                <w:rFonts w:asciiTheme="minorBidi" w:hAnsiTheme="minorBidi"/>
                <w:lang w:eastAsia="he-IL"/>
              </w:rPr>
              <w:t xml:space="preserve"> – route</w:t>
            </w:r>
          </w:p>
        </w:tc>
        <w:tc>
          <w:tcPr>
            <w:tcW w:w="8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80647A2" w14:textId="77777777" w:rsidR="005A2F10" w:rsidRDefault="005A2F10" w:rsidP="00751DE5">
            <w:pPr>
              <w:spacing w:after="0"/>
              <w:rPr>
                <w:rFonts w:asciiTheme="minorBidi" w:hAnsiTheme="minorBidi"/>
                <w:rtl/>
                <w:lang w:eastAsia="he-IL"/>
              </w:rPr>
            </w:pPr>
          </w:p>
        </w:tc>
      </w:tr>
      <w:tr w:rsidR="005A2F10" w:rsidRPr="00C14889" w14:paraId="7C74450F" w14:textId="77777777" w:rsidTr="002B7964"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870F546" w14:textId="77777777" w:rsidR="005A2F10" w:rsidRDefault="005A2F10" w:rsidP="00751DE5">
            <w:pPr>
              <w:spacing w:after="0"/>
              <w:rPr>
                <w:rFonts w:asciiTheme="minorBidi" w:hAnsiTheme="minorBidi"/>
                <w:rtl/>
                <w:lang w:eastAsia="he-IL"/>
              </w:rPr>
            </w:pPr>
            <w:r w:rsidRPr="28A3E4B7">
              <w:rPr>
                <w:rFonts w:asciiTheme="minorBidi" w:hAnsiTheme="minorBidi"/>
                <w:rtl/>
                <w:lang w:eastAsia="he-IL"/>
              </w:rPr>
              <w:t>סוג תצוגה</w:t>
            </w:r>
          </w:p>
        </w:tc>
        <w:tc>
          <w:tcPr>
            <w:tcW w:w="8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07E684E" w14:textId="77777777" w:rsidR="005A2F10" w:rsidRPr="00C14889" w:rsidRDefault="005A2F10" w:rsidP="00751DE5">
            <w:pPr>
              <w:spacing w:after="0"/>
              <w:rPr>
                <w:rFonts w:asciiTheme="minorBidi" w:hAnsiTheme="minorBidi"/>
                <w:highlight w:val="red"/>
                <w:lang w:eastAsia="he-IL"/>
              </w:rPr>
            </w:pPr>
            <w:proofErr w:type="spellStart"/>
            <w:r>
              <w:rPr>
                <w:rFonts w:asciiTheme="minorBidi" w:hAnsiTheme="minorBidi"/>
              </w:rPr>
              <w:t>LayOver</w:t>
            </w:r>
            <w:proofErr w:type="spellEnd"/>
            <w:r>
              <w:rPr>
                <w:rFonts w:asciiTheme="minorBidi" w:hAnsiTheme="minorBidi" w:hint="cs"/>
                <w:rtl/>
              </w:rPr>
              <w:t xml:space="preserve"> (</w:t>
            </w:r>
            <w:proofErr w:type="spellStart"/>
            <w:r>
              <w:rPr>
                <w:rFonts w:asciiTheme="minorBidi" w:hAnsiTheme="minorBidi" w:hint="cs"/>
                <w:rtl/>
              </w:rPr>
              <w:t>פופאפ</w:t>
            </w:r>
            <w:proofErr w:type="spellEnd"/>
            <w:r>
              <w:rPr>
                <w:rFonts w:asciiTheme="minorBidi" w:hAnsiTheme="minorBidi" w:hint="cs"/>
                <w:rtl/>
              </w:rPr>
              <w:t>)</w:t>
            </w:r>
          </w:p>
        </w:tc>
      </w:tr>
      <w:tr w:rsidR="005A2F10" w14:paraId="4E5FA83D" w14:textId="77777777" w:rsidTr="002B7964"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A50A8" w14:textId="77777777" w:rsidR="005A2F10" w:rsidRDefault="005A2F10" w:rsidP="00751DE5">
            <w:pPr>
              <w:spacing w:after="0"/>
              <w:rPr>
                <w:rFonts w:asciiTheme="minorBidi" w:hAnsiTheme="minorBidi"/>
                <w:rtl/>
                <w:lang w:eastAsia="he-IL"/>
              </w:rPr>
            </w:pPr>
            <w:r w:rsidRPr="28A3E4B7">
              <w:rPr>
                <w:rFonts w:asciiTheme="minorBidi" w:hAnsiTheme="minorBidi"/>
                <w:rtl/>
                <w:lang w:eastAsia="he-IL"/>
              </w:rPr>
              <w:t>מיקום  \ איך מגיעים למסך</w:t>
            </w:r>
          </w:p>
        </w:tc>
        <w:tc>
          <w:tcPr>
            <w:tcW w:w="8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4E86A" w14:textId="77777777" w:rsidR="005A2F10" w:rsidRPr="001F15D4" w:rsidRDefault="005A2F10" w:rsidP="005A2F10">
            <w:pPr>
              <w:pStyle w:val="ListParagraph"/>
              <w:numPr>
                <w:ilvl w:val="0"/>
                <w:numId w:val="41"/>
              </w:numPr>
              <w:spacing w:after="0"/>
              <w:rPr>
                <w:lang w:eastAsia="he-IL"/>
              </w:rPr>
            </w:pPr>
            <w:r w:rsidRPr="28A3E4B7">
              <w:rPr>
                <w:rFonts w:asciiTheme="minorBidi" w:hAnsiTheme="minorBidi"/>
                <w:rtl/>
                <w:lang w:eastAsia="he-IL"/>
              </w:rPr>
              <w:t>ל</w:t>
            </w:r>
            <w:r>
              <w:rPr>
                <w:rFonts w:asciiTheme="minorBidi" w:hAnsiTheme="minorBidi" w:hint="cs"/>
                <w:rtl/>
                <w:lang w:eastAsia="he-IL"/>
              </w:rPr>
              <w:t>חיצה על "התחבר" בהאדר</w:t>
            </w:r>
          </w:p>
          <w:p w14:paraId="3A950ADE" w14:textId="77777777" w:rsidR="005A2F10" w:rsidRDefault="005A2F10" w:rsidP="005A2F10">
            <w:pPr>
              <w:pStyle w:val="ListParagraph"/>
              <w:numPr>
                <w:ilvl w:val="0"/>
                <w:numId w:val="41"/>
              </w:numPr>
              <w:spacing w:after="0"/>
              <w:rPr>
                <w:rtl/>
                <w:lang w:eastAsia="he-IL"/>
              </w:rPr>
            </w:pPr>
            <w:r>
              <w:rPr>
                <w:rFonts w:asciiTheme="minorBidi" w:hAnsiTheme="minorBidi" w:hint="cs"/>
                <w:rtl/>
                <w:lang w:eastAsia="he-IL"/>
              </w:rPr>
              <w:t>ל</w:t>
            </w:r>
            <w:r w:rsidRPr="28A3E4B7">
              <w:rPr>
                <w:rFonts w:asciiTheme="minorBidi" w:hAnsiTheme="minorBidi"/>
                <w:rtl/>
                <w:lang w:eastAsia="he-IL"/>
              </w:rPr>
              <w:t xml:space="preserve">חיצה על "המשך" בבטסליפ כאשר </w:t>
            </w:r>
            <w:r>
              <w:rPr>
                <w:rFonts w:asciiTheme="minorBidi" w:hAnsiTheme="minorBidi" w:hint="cs"/>
                <w:rtl/>
                <w:lang w:eastAsia="he-IL"/>
              </w:rPr>
              <w:t>משתמש לא מחובר</w:t>
            </w:r>
          </w:p>
          <w:p w14:paraId="02CEB0C2" w14:textId="77777777" w:rsidR="005A2F10" w:rsidRDefault="005A2F10" w:rsidP="005A2F10">
            <w:pPr>
              <w:pStyle w:val="ListParagraph"/>
              <w:numPr>
                <w:ilvl w:val="0"/>
                <w:numId w:val="41"/>
              </w:numPr>
              <w:spacing w:after="0"/>
              <w:rPr>
                <w:rtl/>
                <w:lang w:eastAsia="he-IL"/>
              </w:rPr>
            </w:pPr>
            <w:r w:rsidRPr="00A27129">
              <w:rPr>
                <w:rFonts w:hint="cs"/>
                <w:highlight w:val="yellow"/>
                <w:rtl/>
                <w:lang w:eastAsia="he-IL"/>
              </w:rPr>
              <w:t>לחיצה על הפרקים "אישי" ו "הפקדה" בתפריט הצד כאשר משתמש לא מחובר</w:t>
            </w:r>
          </w:p>
        </w:tc>
      </w:tr>
      <w:tr w:rsidR="005A2F10" w14:paraId="095E05C6" w14:textId="77777777" w:rsidTr="002B7964"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61AFB" w14:textId="77777777" w:rsidR="005A2F10" w:rsidRDefault="005A2F10" w:rsidP="00751DE5">
            <w:pPr>
              <w:spacing w:after="0"/>
              <w:rPr>
                <w:rFonts w:asciiTheme="minorBidi" w:hAnsiTheme="minorBidi"/>
                <w:rtl/>
                <w:lang w:eastAsia="he-IL"/>
              </w:rPr>
            </w:pPr>
            <w:r w:rsidRPr="28A3E4B7">
              <w:rPr>
                <w:rFonts w:asciiTheme="minorBidi" w:hAnsiTheme="minorBidi"/>
                <w:rtl/>
                <w:lang w:eastAsia="he-IL"/>
              </w:rPr>
              <w:t>תאור מסך</w:t>
            </w:r>
          </w:p>
        </w:tc>
        <w:tc>
          <w:tcPr>
            <w:tcW w:w="8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5F277" w14:textId="77777777" w:rsidR="005A2F10" w:rsidRDefault="005A2F10" w:rsidP="00751DE5">
            <w:pPr>
              <w:spacing w:after="0"/>
              <w:rPr>
                <w:rFonts w:asciiTheme="minorBidi" w:hAnsiTheme="minorBidi"/>
                <w:rtl/>
                <w:lang w:eastAsia="he-IL"/>
              </w:rPr>
            </w:pPr>
            <w:r>
              <w:rPr>
                <w:rFonts w:asciiTheme="minorBidi" w:hAnsiTheme="minorBidi" w:hint="cs"/>
                <w:rtl/>
                <w:lang w:eastAsia="he-IL"/>
              </w:rPr>
              <w:t>מסך התחברות מופיע כמסך פופאפ לחלון מלא.</w:t>
            </w:r>
          </w:p>
          <w:p w14:paraId="34338C8F" w14:textId="77777777" w:rsidR="005A2F10" w:rsidRDefault="005A2F10" w:rsidP="00751DE5">
            <w:pPr>
              <w:spacing w:after="0"/>
              <w:rPr>
                <w:rFonts w:asciiTheme="minorBidi" w:hAnsiTheme="minorBidi"/>
                <w:rtl/>
                <w:lang w:eastAsia="he-IL"/>
              </w:rPr>
            </w:pPr>
            <w:r>
              <w:rPr>
                <w:rFonts w:asciiTheme="minorBidi" w:hAnsiTheme="minorBidi" w:hint="cs"/>
                <w:rtl/>
                <w:lang w:eastAsia="he-IL"/>
              </w:rPr>
              <w:t>למסך שני מצבי תצוגה.</w:t>
            </w:r>
          </w:p>
          <w:p w14:paraId="38A40ECF" w14:textId="77777777" w:rsidR="005A2F10" w:rsidRDefault="005A2F10" w:rsidP="00751DE5">
            <w:pPr>
              <w:spacing w:after="0"/>
              <w:rPr>
                <w:rFonts w:asciiTheme="minorBidi" w:hAnsiTheme="minorBidi"/>
                <w:rtl/>
                <w:lang w:eastAsia="he-IL"/>
              </w:rPr>
            </w:pPr>
            <w:r>
              <w:rPr>
                <w:rFonts w:asciiTheme="minorBidi" w:hAnsiTheme="minorBidi" w:hint="cs"/>
                <w:rtl/>
                <w:lang w:eastAsia="he-IL"/>
              </w:rPr>
              <w:t>לאחר כניסה ראשונית מוצלחת יש לשמור את שם המשתמש+שמו הפרטי של המשתמש, בזיכרון מקומי של מכשיר לצורך כניסה מהירה בפעמים הבאות.</w:t>
            </w:r>
          </w:p>
          <w:p w14:paraId="08D8F245" w14:textId="77777777" w:rsidR="005A2F10" w:rsidRDefault="005A2F10" w:rsidP="00751DE5">
            <w:pPr>
              <w:spacing w:after="0"/>
              <w:rPr>
                <w:rFonts w:asciiTheme="minorBidi" w:hAnsiTheme="minorBidi"/>
                <w:rtl/>
                <w:lang w:eastAsia="he-IL"/>
              </w:rPr>
            </w:pPr>
            <w:r>
              <w:rPr>
                <w:rFonts w:asciiTheme="minorBidi" w:hAnsiTheme="minorBidi" w:hint="cs"/>
                <w:rtl/>
                <w:lang w:eastAsia="he-IL"/>
              </w:rPr>
              <w:t>יש למקם את הסמן בשדה הראשון בעת כניסה לפופאפ ולפתוח מקלדת מלאה.</w:t>
            </w:r>
          </w:p>
          <w:p w14:paraId="05D2F718" w14:textId="77777777" w:rsidR="005A2F10" w:rsidRDefault="005A2F10" w:rsidP="00751DE5">
            <w:pPr>
              <w:spacing w:after="0"/>
              <w:rPr>
                <w:rFonts w:asciiTheme="minorBidi" w:hAnsiTheme="minorBidi"/>
                <w:rtl/>
                <w:lang w:eastAsia="he-IL"/>
              </w:rPr>
            </w:pPr>
            <w:r w:rsidRPr="00824BC2">
              <w:rPr>
                <w:rFonts w:asciiTheme="minorBidi" w:hAnsiTheme="minorBidi" w:hint="cs"/>
                <w:b/>
                <w:bCs/>
                <w:u w:val="single"/>
                <w:rtl/>
                <w:lang w:eastAsia="he-IL"/>
              </w:rPr>
              <w:t>נא לשים לב!</w:t>
            </w:r>
            <w:r>
              <w:rPr>
                <w:rFonts w:asciiTheme="minorBidi" w:hAnsiTheme="minorBidi" w:hint="cs"/>
                <w:b/>
                <w:bCs/>
                <w:u w:val="single"/>
                <w:rtl/>
                <w:lang w:eastAsia="he-IL"/>
              </w:rPr>
              <w:t xml:space="preserve"> </w:t>
            </w:r>
            <w:r w:rsidRPr="00824BC2">
              <w:rPr>
                <w:rFonts w:asciiTheme="minorBidi" w:hAnsiTheme="minorBidi" w:hint="cs"/>
                <w:b/>
                <w:bCs/>
                <w:u w:val="single"/>
                <w:rtl/>
                <w:lang w:eastAsia="he-IL"/>
              </w:rPr>
              <w:t xml:space="preserve">אזור תחתון בסקיצה "ניתן להזדהות גם באמצעות" </w:t>
            </w:r>
            <w:r w:rsidRPr="00824BC2">
              <w:rPr>
                <w:rFonts w:asciiTheme="minorBidi" w:hAnsiTheme="minorBidi"/>
                <w:b/>
                <w:bCs/>
                <w:u w:val="single"/>
                <w:rtl/>
                <w:lang w:eastAsia="he-IL"/>
              </w:rPr>
              <w:t>–</w:t>
            </w:r>
            <w:r w:rsidRPr="00824BC2">
              <w:rPr>
                <w:rFonts w:asciiTheme="minorBidi" w:hAnsiTheme="minorBidi" w:hint="cs"/>
                <w:b/>
                <w:bCs/>
                <w:u w:val="single"/>
                <w:rtl/>
                <w:lang w:eastAsia="he-IL"/>
              </w:rPr>
              <w:t xml:space="preserve"> לא בתכולת גרסה 1.0</w:t>
            </w:r>
          </w:p>
        </w:tc>
      </w:tr>
      <w:tr w:rsidR="005A2F10" w14:paraId="69EFDBC4" w14:textId="77777777" w:rsidTr="002B7964"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03D4A" w14:textId="77777777" w:rsidR="005A2F10" w:rsidRDefault="005A2F10" w:rsidP="00751DE5">
            <w:pPr>
              <w:rPr>
                <w:rFonts w:asciiTheme="minorBidi" w:hAnsiTheme="minorBidi"/>
                <w:rtl/>
                <w:lang w:eastAsia="he-IL"/>
              </w:rPr>
            </w:pPr>
            <w:r>
              <w:rPr>
                <w:rFonts w:asciiTheme="minorBidi" w:hAnsiTheme="minorBidi" w:hint="cs"/>
                <w:rtl/>
                <w:lang w:eastAsia="he-IL"/>
              </w:rPr>
              <w:t>מצב תצוגה</w:t>
            </w:r>
          </w:p>
        </w:tc>
        <w:tc>
          <w:tcPr>
            <w:tcW w:w="8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C4136" w14:textId="77777777" w:rsidR="005A2F10" w:rsidRDefault="005A2F10" w:rsidP="00751DE5">
            <w:pPr>
              <w:rPr>
                <w:rFonts w:asciiTheme="minorBidi" w:hAnsiTheme="minorBidi"/>
                <w:rtl/>
                <w:lang w:eastAsia="he-IL"/>
              </w:rPr>
            </w:pPr>
          </w:p>
          <w:tbl>
            <w:tblPr>
              <w:bidiVisual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6A0" w:firstRow="1" w:lastRow="0" w:firstColumn="1" w:lastColumn="0" w:noHBand="1" w:noVBand="1"/>
            </w:tblPr>
            <w:tblGrid>
              <w:gridCol w:w="331"/>
              <w:gridCol w:w="863"/>
              <w:gridCol w:w="2496"/>
              <w:gridCol w:w="1087"/>
              <w:gridCol w:w="3636"/>
            </w:tblGrid>
            <w:tr w:rsidR="005A2F10" w:rsidRPr="002D3B8D" w14:paraId="36F9EF1C" w14:textId="77777777" w:rsidTr="002B7964">
              <w:tc>
                <w:tcPr>
                  <w:tcW w:w="331" w:type="dxa"/>
                  <w:shd w:val="clear" w:color="auto" w:fill="BFBFBF" w:themeFill="background1" w:themeFillShade="BF"/>
                </w:tcPr>
                <w:p w14:paraId="022E7BE1" w14:textId="77777777" w:rsidR="005A2F10" w:rsidRPr="002D3B8D" w:rsidRDefault="005A2F10" w:rsidP="00751DE5">
                  <w:pPr>
                    <w:rPr>
                      <w:rFonts w:asciiTheme="minorBidi" w:hAnsiTheme="minorBidi"/>
                      <w:b/>
                      <w:bCs/>
                      <w:rtl/>
                      <w:lang w:eastAsia="he-IL"/>
                    </w:rPr>
                  </w:pPr>
                  <w:r w:rsidRPr="002D3B8D">
                    <w:rPr>
                      <w:rFonts w:asciiTheme="minorBidi" w:hAnsiTheme="minorBidi"/>
                      <w:b/>
                      <w:bCs/>
                      <w:rtl/>
                      <w:lang w:eastAsia="he-IL"/>
                    </w:rPr>
                    <w:t>#</w:t>
                  </w:r>
                </w:p>
              </w:tc>
              <w:tc>
                <w:tcPr>
                  <w:tcW w:w="863" w:type="dxa"/>
                  <w:shd w:val="clear" w:color="auto" w:fill="BFBFBF" w:themeFill="background1" w:themeFillShade="BF"/>
                </w:tcPr>
                <w:p w14:paraId="4C531040" w14:textId="77777777" w:rsidR="005A2F10" w:rsidRPr="002D3B8D" w:rsidRDefault="005A2F10" w:rsidP="00751DE5">
                  <w:pPr>
                    <w:rPr>
                      <w:rFonts w:asciiTheme="minorBidi" w:hAnsiTheme="minorBidi"/>
                      <w:b/>
                      <w:bCs/>
                      <w:rtl/>
                      <w:lang w:eastAsia="he-IL"/>
                    </w:rPr>
                  </w:pPr>
                  <w:r>
                    <w:rPr>
                      <w:rFonts w:asciiTheme="minorBidi" w:hAnsiTheme="minorBidi" w:hint="cs"/>
                      <w:b/>
                      <w:bCs/>
                      <w:rtl/>
                      <w:lang w:eastAsia="he-IL"/>
                    </w:rPr>
                    <w:t>מצב</w:t>
                  </w:r>
                </w:p>
              </w:tc>
              <w:tc>
                <w:tcPr>
                  <w:tcW w:w="2496" w:type="dxa"/>
                  <w:shd w:val="clear" w:color="auto" w:fill="BFBFBF" w:themeFill="background1" w:themeFillShade="BF"/>
                </w:tcPr>
                <w:p w14:paraId="29A332DB" w14:textId="77777777" w:rsidR="005A2F10" w:rsidRPr="002D3B8D" w:rsidRDefault="005A2F10" w:rsidP="00751DE5">
                  <w:pPr>
                    <w:rPr>
                      <w:rFonts w:asciiTheme="minorBidi" w:hAnsiTheme="minorBidi"/>
                      <w:b/>
                      <w:bCs/>
                      <w:rtl/>
                      <w:lang w:eastAsia="he-IL"/>
                    </w:rPr>
                  </w:pPr>
                  <w:r>
                    <w:rPr>
                      <w:rFonts w:asciiTheme="minorBidi" w:hAnsiTheme="minorBidi" w:hint="cs"/>
                      <w:b/>
                      <w:bCs/>
                      <w:rtl/>
                      <w:lang w:eastAsia="he-IL"/>
                    </w:rPr>
                    <w:t>תנאי</w:t>
                  </w:r>
                </w:p>
              </w:tc>
              <w:tc>
                <w:tcPr>
                  <w:tcW w:w="1087" w:type="dxa"/>
                  <w:shd w:val="clear" w:color="auto" w:fill="BFBFBF" w:themeFill="background1" w:themeFillShade="BF"/>
                </w:tcPr>
                <w:p w14:paraId="74E2D099" w14:textId="77777777" w:rsidR="005A2F10" w:rsidRDefault="005A2F10" w:rsidP="00751DE5">
                  <w:pPr>
                    <w:rPr>
                      <w:rFonts w:asciiTheme="minorBidi" w:hAnsiTheme="minorBidi"/>
                      <w:b/>
                      <w:bCs/>
                      <w:rtl/>
                      <w:lang w:eastAsia="he-IL"/>
                    </w:rPr>
                  </w:pPr>
                  <w:r>
                    <w:rPr>
                      <w:rFonts w:asciiTheme="minorBidi" w:hAnsiTheme="minorBidi" w:hint="cs"/>
                      <w:b/>
                      <w:bCs/>
                      <w:rtl/>
                      <w:lang w:eastAsia="he-IL"/>
                    </w:rPr>
                    <w:t>תיאור</w:t>
                  </w:r>
                </w:p>
              </w:tc>
              <w:tc>
                <w:tcPr>
                  <w:tcW w:w="3636" w:type="dxa"/>
                  <w:shd w:val="clear" w:color="auto" w:fill="BFBFBF" w:themeFill="background1" w:themeFillShade="BF"/>
                </w:tcPr>
                <w:p w14:paraId="3C698401" w14:textId="77777777" w:rsidR="005A2F10" w:rsidRDefault="005A2F10" w:rsidP="00751DE5">
                  <w:pPr>
                    <w:rPr>
                      <w:rFonts w:asciiTheme="minorBidi" w:hAnsiTheme="minorBidi"/>
                      <w:b/>
                      <w:bCs/>
                      <w:rtl/>
                      <w:lang w:eastAsia="he-IL"/>
                    </w:rPr>
                  </w:pPr>
                  <w:r>
                    <w:rPr>
                      <w:rFonts w:asciiTheme="minorBidi" w:hAnsiTheme="minorBidi" w:hint="cs"/>
                      <w:b/>
                      <w:bCs/>
                      <w:rtl/>
                      <w:lang w:eastAsia="he-IL"/>
                    </w:rPr>
                    <w:t>דוגמא</w:t>
                  </w:r>
                </w:p>
              </w:tc>
            </w:tr>
            <w:tr w:rsidR="005A2F10" w14:paraId="270B8B2F" w14:textId="77777777" w:rsidTr="002B7964">
              <w:tc>
                <w:tcPr>
                  <w:tcW w:w="331" w:type="dxa"/>
                </w:tcPr>
                <w:p w14:paraId="2D56C95C" w14:textId="77777777" w:rsidR="005A2F10" w:rsidRDefault="005A2F10" w:rsidP="00751DE5">
                  <w:pPr>
                    <w:rPr>
                      <w:rFonts w:asciiTheme="minorBidi" w:hAnsiTheme="minorBidi"/>
                      <w:rtl/>
                      <w:lang w:eastAsia="he-IL"/>
                    </w:rPr>
                  </w:pPr>
                  <w:r>
                    <w:rPr>
                      <w:rFonts w:asciiTheme="minorBidi" w:hAnsiTheme="minorBidi" w:hint="cs"/>
                      <w:rtl/>
                      <w:lang w:eastAsia="he-IL"/>
                    </w:rPr>
                    <w:t>1</w:t>
                  </w:r>
                </w:p>
              </w:tc>
              <w:tc>
                <w:tcPr>
                  <w:tcW w:w="863" w:type="dxa"/>
                </w:tcPr>
                <w:p w14:paraId="75778D22" w14:textId="77777777" w:rsidR="005A2F10" w:rsidRDefault="005A2F10" w:rsidP="00751DE5">
                  <w:pPr>
                    <w:jc w:val="both"/>
                    <w:rPr>
                      <w:rFonts w:asciiTheme="minorBidi" w:hAnsiTheme="minorBidi"/>
                      <w:rtl/>
                      <w:lang w:eastAsia="he-IL"/>
                    </w:rPr>
                  </w:pPr>
                  <w:r>
                    <w:rPr>
                      <w:rFonts w:asciiTheme="minorBidi" w:hAnsiTheme="minorBidi" w:hint="cs"/>
                      <w:rtl/>
                      <w:lang w:eastAsia="he-IL"/>
                    </w:rPr>
                    <w:t>שם פרטי מוצג</w:t>
                  </w:r>
                </w:p>
              </w:tc>
              <w:tc>
                <w:tcPr>
                  <w:tcW w:w="2496" w:type="dxa"/>
                </w:tcPr>
                <w:p w14:paraId="066E52D5" w14:textId="77777777" w:rsidR="005A2F10" w:rsidRDefault="005A2F10" w:rsidP="00751DE5">
                  <w:pPr>
                    <w:pStyle w:val="a1"/>
                    <w:rPr>
                      <w:rtl/>
                      <w:lang w:eastAsia="he-IL"/>
                    </w:rPr>
                  </w:pPr>
                  <w:r>
                    <w:rPr>
                      <w:rFonts w:hint="cs"/>
                      <w:rtl/>
                      <w:lang w:eastAsia="he-IL"/>
                    </w:rPr>
                    <w:t xml:space="preserve">אם </w:t>
                  </w:r>
                </w:p>
                <w:p w14:paraId="516C640F" w14:textId="77777777" w:rsidR="005A2F10" w:rsidRDefault="005A2F10" w:rsidP="00751DE5">
                  <w:pPr>
                    <w:bidi w:val="0"/>
                    <w:rPr>
                      <w:lang w:eastAsia="he-IL"/>
                    </w:rPr>
                  </w:pPr>
                  <w:proofErr w:type="spellStart"/>
                  <w:proofErr w:type="gramStart"/>
                  <w:r>
                    <w:rPr>
                      <w:lang w:eastAsia="he-IL"/>
                    </w:rPr>
                    <w:t>Device.firstName</w:t>
                  </w:r>
                  <w:proofErr w:type="spellEnd"/>
                  <w:r>
                    <w:rPr>
                      <w:rFonts w:hint="cs"/>
                      <w:rtl/>
                      <w:lang w:eastAsia="he-IL"/>
                    </w:rPr>
                    <w:t xml:space="preserve"> </w:t>
                  </w:r>
                  <w:r>
                    <w:rPr>
                      <w:lang w:eastAsia="he-IL"/>
                    </w:rPr>
                    <w:t>!</w:t>
                  </w:r>
                  <w:proofErr w:type="gramEnd"/>
                  <w:r>
                    <w:rPr>
                      <w:lang w:eastAsia="he-IL"/>
                    </w:rPr>
                    <w:t xml:space="preserve">=null &amp;&amp; </w:t>
                  </w:r>
                  <w:proofErr w:type="spellStart"/>
                  <w:proofErr w:type="gramStart"/>
                  <w:r>
                    <w:rPr>
                      <w:rFonts w:hint="cs"/>
                      <w:lang w:eastAsia="he-IL"/>
                    </w:rPr>
                    <w:t>D</w:t>
                  </w:r>
                  <w:r>
                    <w:rPr>
                      <w:lang w:eastAsia="he-IL"/>
                    </w:rPr>
                    <w:t>evice.userName</w:t>
                  </w:r>
                  <w:proofErr w:type="spellEnd"/>
                  <w:r>
                    <w:rPr>
                      <w:lang w:eastAsia="he-IL"/>
                    </w:rPr>
                    <w:t>!=</w:t>
                  </w:r>
                  <w:proofErr w:type="gramEnd"/>
                  <w:r>
                    <w:rPr>
                      <w:lang w:eastAsia="he-IL"/>
                    </w:rPr>
                    <w:t>null</w:t>
                  </w:r>
                </w:p>
                <w:p w14:paraId="46477382" w14:textId="77777777" w:rsidR="005A2F10" w:rsidRDefault="005A2F10" w:rsidP="00751DE5">
                  <w:pPr>
                    <w:bidi w:val="0"/>
                    <w:rPr>
                      <w:lang w:eastAsia="he-IL"/>
                    </w:rPr>
                  </w:pPr>
                  <w:r>
                    <w:rPr>
                      <w:lang w:eastAsia="he-IL"/>
                    </w:rPr>
                    <w:t xml:space="preserve">&amp;&amp; </w:t>
                  </w:r>
                  <w:proofErr w:type="spellStart"/>
                  <w:r>
                    <w:rPr>
                      <w:lang w:eastAsia="he-IL"/>
                    </w:rPr>
                    <w:t>ChangeUsername</w:t>
                  </w:r>
                  <w:proofErr w:type="spellEnd"/>
                  <w:r>
                    <w:rPr>
                      <w:lang w:eastAsia="he-IL"/>
                    </w:rPr>
                    <w:t>==false</w:t>
                  </w:r>
                </w:p>
                <w:p w14:paraId="3E2716D2" w14:textId="77777777" w:rsidR="005A2F10" w:rsidRPr="003B22A9" w:rsidRDefault="005A2F10" w:rsidP="00751DE5">
                  <w:pPr>
                    <w:rPr>
                      <w:rFonts w:asciiTheme="minorBidi" w:hAnsiTheme="minorBidi"/>
                      <w:rtl/>
                      <w:lang w:eastAsia="he-IL"/>
                    </w:rPr>
                  </w:pPr>
                </w:p>
              </w:tc>
              <w:tc>
                <w:tcPr>
                  <w:tcW w:w="1087" w:type="dxa"/>
                </w:tcPr>
                <w:p w14:paraId="7CA352E6" w14:textId="77777777" w:rsidR="005A2F10" w:rsidRDefault="005A2F10" w:rsidP="00751DE5">
                  <w:pPr>
                    <w:rPr>
                      <w:rFonts w:asciiTheme="minorBidi" w:hAnsiTheme="minorBidi"/>
                      <w:rtl/>
                      <w:lang w:eastAsia="he-IL"/>
                    </w:rPr>
                  </w:pPr>
                  <w:r>
                    <w:rPr>
                      <w:rFonts w:asciiTheme="minorBidi" w:hAnsiTheme="minorBidi" w:hint="cs"/>
                      <w:rtl/>
                      <w:lang w:eastAsia="he-IL"/>
                    </w:rPr>
                    <w:t xml:space="preserve">מוצג שם פרטי </w:t>
                  </w:r>
                </w:p>
                <w:p w14:paraId="20B02EE1" w14:textId="77777777" w:rsidR="005A2F10" w:rsidRPr="00E50E26" w:rsidRDefault="005A2F10" w:rsidP="00751DE5">
                  <w:pPr>
                    <w:rPr>
                      <w:rFonts w:asciiTheme="minorBidi" w:hAnsiTheme="minorBidi"/>
                      <w:rtl/>
                      <w:lang w:eastAsia="he-IL"/>
                    </w:rPr>
                  </w:pPr>
                  <w:r>
                    <w:rPr>
                      <w:rFonts w:asciiTheme="minorBidi" w:hAnsiTheme="minorBidi" w:hint="cs"/>
                      <w:rtl/>
                      <w:lang w:eastAsia="he-IL"/>
                    </w:rPr>
                    <w:t>מוצג כפתור החלף משתמש</w:t>
                  </w:r>
                </w:p>
              </w:tc>
              <w:tc>
                <w:tcPr>
                  <w:tcW w:w="3636" w:type="dxa"/>
                </w:tcPr>
                <w:p w14:paraId="220321D1" w14:textId="77777777" w:rsidR="005A2F10" w:rsidRDefault="005A2F10" w:rsidP="00751DE5">
                  <w:pPr>
                    <w:rPr>
                      <w:rFonts w:asciiTheme="minorBidi" w:hAnsiTheme="minorBidi"/>
                      <w:rtl/>
                      <w:lang w:eastAsia="he-IL"/>
                    </w:rPr>
                  </w:pPr>
                </w:p>
                <w:p w14:paraId="6D350B9E" w14:textId="77777777" w:rsidR="005A2F10" w:rsidRDefault="005A2F10" w:rsidP="00751DE5">
                  <w:pPr>
                    <w:rPr>
                      <w:rFonts w:asciiTheme="minorBidi" w:hAnsiTheme="minorBidi"/>
                      <w:rtl/>
                      <w:lang w:eastAsia="he-IL"/>
                    </w:rPr>
                  </w:pPr>
                  <w:r w:rsidRPr="00824BC2">
                    <w:rPr>
                      <w:rFonts w:asciiTheme="minorBidi" w:hAnsiTheme="minorBidi"/>
                      <w:noProof/>
                      <w:rtl/>
                    </w:rPr>
                    <w:drawing>
                      <wp:inline distT="0" distB="0" distL="0" distR="0" wp14:anchorId="0E6A965B" wp14:editId="2A16D5A9">
                        <wp:extent cx="1799590" cy="2235787"/>
                        <wp:effectExtent l="0" t="0" r="0" b="0"/>
                        <wp:docPr id="8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 rotWithShape="1">
                                <a:blip r:embed="rId9"/>
                                <a:srcRect b="29087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800000" cy="223629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5A2F10" w14:paraId="7BC2861A" w14:textId="77777777" w:rsidTr="002B7964">
              <w:tc>
                <w:tcPr>
                  <w:tcW w:w="331" w:type="dxa"/>
                </w:tcPr>
                <w:p w14:paraId="00E75B60" w14:textId="77777777" w:rsidR="005A2F10" w:rsidRDefault="005A2F10" w:rsidP="00751DE5">
                  <w:pPr>
                    <w:rPr>
                      <w:rFonts w:asciiTheme="minorBidi" w:hAnsiTheme="minorBidi"/>
                      <w:rtl/>
                      <w:lang w:eastAsia="he-IL"/>
                    </w:rPr>
                  </w:pPr>
                  <w:r>
                    <w:rPr>
                      <w:rFonts w:asciiTheme="minorBidi" w:hAnsiTheme="minorBidi" w:hint="cs"/>
                      <w:rtl/>
                      <w:lang w:eastAsia="he-IL"/>
                    </w:rPr>
                    <w:t>2</w:t>
                  </w:r>
                </w:p>
              </w:tc>
              <w:tc>
                <w:tcPr>
                  <w:tcW w:w="863" w:type="dxa"/>
                </w:tcPr>
                <w:p w14:paraId="46A9286C" w14:textId="77777777" w:rsidR="005A2F10" w:rsidRDefault="005A2F10" w:rsidP="00751DE5">
                  <w:pPr>
                    <w:jc w:val="both"/>
                    <w:rPr>
                      <w:rFonts w:asciiTheme="minorBidi" w:hAnsiTheme="minorBidi"/>
                      <w:rtl/>
                      <w:lang w:eastAsia="he-IL"/>
                    </w:rPr>
                  </w:pPr>
                  <w:r>
                    <w:rPr>
                      <w:rFonts w:asciiTheme="minorBidi" w:hAnsiTheme="minorBidi" w:hint="cs"/>
                      <w:rtl/>
                      <w:lang w:eastAsia="he-IL"/>
                    </w:rPr>
                    <w:t>שם פרטי לא מוצג</w:t>
                  </w:r>
                </w:p>
              </w:tc>
              <w:tc>
                <w:tcPr>
                  <w:tcW w:w="2496" w:type="dxa"/>
                </w:tcPr>
                <w:p w14:paraId="62809A10" w14:textId="77777777" w:rsidR="005A2F10" w:rsidRDefault="005A2F10" w:rsidP="00751DE5">
                  <w:pPr>
                    <w:pStyle w:val="a1"/>
                    <w:rPr>
                      <w:rtl/>
                      <w:lang w:eastAsia="he-IL"/>
                    </w:rPr>
                  </w:pPr>
                  <w:r>
                    <w:rPr>
                      <w:rFonts w:hint="cs"/>
                      <w:rtl/>
                      <w:lang w:eastAsia="he-IL"/>
                    </w:rPr>
                    <w:t>אחרת</w:t>
                  </w:r>
                </w:p>
                <w:p w14:paraId="7AA35384" w14:textId="77777777" w:rsidR="005A2F10" w:rsidRDefault="005A2F10" w:rsidP="00751DE5">
                  <w:pPr>
                    <w:pStyle w:val="a1"/>
                    <w:rPr>
                      <w:rtl/>
                      <w:lang w:eastAsia="he-IL"/>
                    </w:rPr>
                  </w:pPr>
                </w:p>
              </w:tc>
              <w:tc>
                <w:tcPr>
                  <w:tcW w:w="1087" w:type="dxa"/>
                </w:tcPr>
                <w:p w14:paraId="66C7EAE2" w14:textId="77777777" w:rsidR="005A2F10" w:rsidRDefault="005A2F10" w:rsidP="00751DE5">
                  <w:pPr>
                    <w:rPr>
                      <w:rFonts w:asciiTheme="minorBidi" w:hAnsiTheme="minorBidi"/>
                      <w:rtl/>
                      <w:lang w:eastAsia="he-IL"/>
                    </w:rPr>
                  </w:pPr>
                  <w:r>
                    <w:rPr>
                      <w:rFonts w:asciiTheme="minorBidi" w:hAnsiTheme="minorBidi" w:hint="cs"/>
                      <w:rtl/>
                      <w:lang w:eastAsia="he-IL"/>
                    </w:rPr>
                    <w:t>מופיעה כותרת התחברות</w:t>
                  </w:r>
                </w:p>
                <w:p w14:paraId="1E8ACABA" w14:textId="77777777" w:rsidR="005A2F10" w:rsidRDefault="005A2F10" w:rsidP="00751DE5">
                  <w:pPr>
                    <w:rPr>
                      <w:rFonts w:asciiTheme="minorBidi" w:hAnsiTheme="minorBidi"/>
                      <w:rtl/>
                      <w:lang w:eastAsia="he-IL"/>
                    </w:rPr>
                  </w:pPr>
                  <w:r>
                    <w:rPr>
                      <w:rFonts w:asciiTheme="minorBidi" w:hAnsiTheme="minorBidi" w:hint="cs"/>
                      <w:rtl/>
                      <w:lang w:eastAsia="he-IL"/>
                    </w:rPr>
                    <w:t>מופיע שדה שם משתמש כולל אייקון</w:t>
                  </w:r>
                </w:p>
                <w:p w14:paraId="4D900741" w14:textId="77777777" w:rsidR="005A2F10" w:rsidRPr="004C7FE8" w:rsidRDefault="005A2F10" w:rsidP="00751DE5">
                  <w:pPr>
                    <w:rPr>
                      <w:rFonts w:asciiTheme="minorBidi" w:hAnsiTheme="minorBidi"/>
                      <w:rtl/>
                      <w:lang w:eastAsia="he-IL"/>
                    </w:rPr>
                  </w:pPr>
                  <w:r>
                    <w:rPr>
                      <w:rFonts w:asciiTheme="minorBidi" w:hAnsiTheme="minorBidi" w:hint="cs"/>
                      <w:rtl/>
                      <w:lang w:eastAsia="he-IL"/>
                    </w:rPr>
                    <w:lastRenderedPageBreak/>
                    <w:t>אין קישור "החלף משתמש"</w:t>
                  </w:r>
                </w:p>
              </w:tc>
              <w:tc>
                <w:tcPr>
                  <w:tcW w:w="3636" w:type="dxa"/>
                </w:tcPr>
                <w:p w14:paraId="29731F9B" w14:textId="77777777" w:rsidR="005A2F10" w:rsidRDefault="005A2F10" w:rsidP="00751DE5">
                  <w:pPr>
                    <w:rPr>
                      <w:rFonts w:asciiTheme="minorBidi" w:hAnsiTheme="minorBidi"/>
                      <w:rtl/>
                      <w:lang w:eastAsia="he-IL"/>
                    </w:rPr>
                  </w:pPr>
                </w:p>
                <w:p w14:paraId="409052BA" w14:textId="77777777" w:rsidR="005A2F10" w:rsidRPr="00E50E26" w:rsidRDefault="005A2F10" w:rsidP="00751DE5">
                  <w:pPr>
                    <w:rPr>
                      <w:rFonts w:asciiTheme="minorBidi" w:hAnsiTheme="minorBidi"/>
                      <w:rtl/>
                      <w:lang w:eastAsia="he-IL"/>
                    </w:rPr>
                  </w:pPr>
                  <w:r w:rsidRPr="00824BC2">
                    <w:rPr>
                      <w:rFonts w:asciiTheme="minorBidi" w:hAnsiTheme="minorBidi"/>
                      <w:noProof/>
                      <w:rtl/>
                    </w:rPr>
                    <w:lastRenderedPageBreak/>
                    <w:drawing>
                      <wp:inline distT="0" distB="0" distL="0" distR="0" wp14:anchorId="490F7B80" wp14:editId="7201C5CC">
                        <wp:extent cx="1799590" cy="2304279"/>
                        <wp:effectExtent l="190500" t="190500" r="181610" b="191770"/>
                        <wp:docPr id="9" name="Picture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 rotWithShape="1">
                                <a:blip r:embed="rId10"/>
                                <a:srcRect b="27984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800000" cy="230480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ffectLst>
                                  <a:outerShdw blurRad="190500" algn="tl" rotWithShape="0">
                                    <a:srgbClr val="000000">
                                      <a:alpha val="70000"/>
                                    </a:srgbClr>
                                  </a:outerShdw>
                                </a:effectLst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709FA028" w14:textId="77777777" w:rsidR="005A2F10" w:rsidRDefault="005A2F10" w:rsidP="00751DE5">
            <w:pPr>
              <w:rPr>
                <w:rFonts w:asciiTheme="minorBidi" w:hAnsiTheme="minorBidi"/>
                <w:rtl/>
                <w:lang w:eastAsia="he-IL"/>
              </w:rPr>
            </w:pPr>
          </w:p>
          <w:p w14:paraId="36D02388" w14:textId="77777777" w:rsidR="005A2F10" w:rsidRDefault="005A2F10" w:rsidP="00751DE5">
            <w:pPr>
              <w:rPr>
                <w:rFonts w:asciiTheme="minorBidi" w:hAnsiTheme="minorBidi"/>
                <w:rtl/>
                <w:lang w:eastAsia="he-IL"/>
              </w:rPr>
            </w:pPr>
          </w:p>
        </w:tc>
      </w:tr>
      <w:tr w:rsidR="005A2F10" w14:paraId="4B152927" w14:textId="77777777" w:rsidTr="002B7964"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ED35C" w14:textId="77777777" w:rsidR="005A2F10" w:rsidRDefault="005A2F10" w:rsidP="00751DE5">
            <w:pPr>
              <w:spacing w:after="0"/>
              <w:rPr>
                <w:rFonts w:asciiTheme="minorBidi" w:hAnsiTheme="minorBidi"/>
                <w:lang w:eastAsia="he-IL"/>
              </w:rPr>
            </w:pPr>
            <w:r w:rsidRPr="28A3E4B7">
              <w:rPr>
                <w:rFonts w:asciiTheme="minorBidi" w:hAnsiTheme="minorBidi"/>
                <w:rtl/>
                <w:lang w:eastAsia="he-IL"/>
              </w:rPr>
              <w:lastRenderedPageBreak/>
              <w:t>אלמנטים במסך</w:t>
            </w:r>
          </w:p>
        </w:tc>
        <w:tc>
          <w:tcPr>
            <w:tcW w:w="8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F2C23" w14:textId="77777777" w:rsidR="005A2F10" w:rsidRDefault="005A2F10" w:rsidP="00751DE5">
            <w:pPr>
              <w:spacing w:after="0"/>
              <w:rPr>
                <w:rFonts w:asciiTheme="minorBidi" w:hAnsiTheme="minorBidi"/>
                <w:rtl/>
                <w:lang w:eastAsia="he-IL"/>
              </w:rPr>
            </w:pPr>
          </w:p>
          <w:tbl>
            <w:tblPr>
              <w:bidiVisual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6A0" w:firstRow="1" w:lastRow="0" w:firstColumn="1" w:lastColumn="0" w:noHBand="1" w:noVBand="1"/>
            </w:tblPr>
            <w:tblGrid>
              <w:gridCol w:w="439"/>
              <w:gridCol w:w="1245"/>
              <w:gridCol w:w="808"/>
              <w:gridCol w:w="2283"/>
              <w:gridCol w:w="3638"/>
            </w:tblGrid>
            <w:tr w:rsidR="005A2F10" w14:paraId="4E63DA91" w14:textId="77777777" w:rsidTr="00751DE5">
              <w:tc>
                <w:tcPr>
                  <w:tcW w:w="356" w:type="dxa"/>
                  <w:shd w:val="clear" w:color="auto" w:fill="BFBFBF" w:themeFill="background1" w:themeFillShade="BF"/>
                </w:tcPr>
                <w:p w14:paraId="1D9D3201" w14:textId="77777777" w:rsidR="005A2F10" w:rsidRPr="002D3B8D" w:rsidRDefault="005A2F10" w:rsidP="00751DE5">
                  <w:pPr>
                    <w:rPr>
                      <w:rFonts w:asciiTheme="minorBidi" w:hAnsiTheme="minorBidi"/>
                      <w:b/>
                      <w:bCs/>
                      <w:rtl/>
                      <w:lang w:eastAsia="he-IL"/>
                    </w:rPr>
                  </w:pPr>
                  <w:r w:rsidRPr="002D3B8D">
                    <w:rPr>
                      <w:rFonts w:asciiTheme="minorBidi" w:hAnsiTheme="minorBidi"/>
                      <w:b/>
                      <w:bCs/>
                      <w:rtl/>
                      <w:lang w:eastAsia="he-IL"/>
                    </w:rPr>
                    <w:t>#</w:t>
                  </w:r>
                </w:p>
              </w:tc>
              <w:tc>
                <w:tcPr>
                  <w:tcW w:w="1253" w:type="dxa"/>
                  <w:shd w:val="clear" w:color="auto" w:fill="BFBFBF" w:themeFill="background1" w:themeFillShade="BF"/>
                </w:tcPr>
                <w:p w14:paraId="32940A6F" w14:textId="77777777" w:rsidR="005A2F10" w:rsidRPr="002D3B8D" w:rsidRDefault="005A2F10" w:rsidP="00751DE5">
                  <w:pPr>
                    <w:rPr>
                      <w:rFonts w:asciiTheme="minorBidi" w:hAnsiTheme="minorBidi"/>
                      <w:b/>
                      <w:bCs/>
                      <w:rtl/>
                      <w:lang w:eastAsia="he-IL"/>
                    </w:rPr>
                  </w:pPr>
                  <w:r w:rsidRPr="002D3B8D">
                    <w:rPr>
                      <w:rFonts w:asciiTheme="minorBidi" w:hAnsiTheme="minorBidi"/>
                      <w:b/>
                      <w:bCs/>
                      <w:rtl/>
                      <w:lang w:eastAsia="he-IL"/>
                    </w:rPr>
                    <w:t>אלמנט</w:t>
                  </w:r>
                </w:p>
              </w:tc>
              <w:tc>
                <w:tcPr>
                  <w:tcW w:w="814" w:type="dxa"/>
                  <w:shd w:val="clear" w:color="auto" w:fill="BFBFBF" w:themeFill="background1" w:themeFillShade="BF"/>
                </w:tcPr>
                <w:p w14:paraId="74611565" w14:textId="77777777" w:rsidR="005A2F10" w:rsidRPr="002D3B8D" w:rsidRDefault="005A2F10" w:rsidP="00751DE5">
                  <w:pPr>
                    <w:rPr>
                      <w:rFonts w:asciiTheme="minorBidi" w:hAnsiTheme="minorBidi"/>
                      <w:b/>
                      <w:bCs/>
                      <w:rtl/>
                      <w:lang w:eastAsia="he-IL"/>
                    </w:rPr>
                  </w:pPr>
                  <w:r>
                    <w:rPr>
                      <w:rFonts w:asciiTheme="minorBidi" w:hAnsiTheme="minorBidi" w:hint="cs"/>
                      <w:b/>
                      <w:bCs/>
                      <w:rtl/>
                      <w:lang w:eastAsia="he-IL"/>
                    </w:rPr>
                    <w:t>מצב תצוגה</w:t>
                  </w:r>
                </w:p>
              </w:tc>
              <w:tc>
                <w:tcPr>
                  <w:tcW w:w="2326" w:type="dxa"/>
                  <w:shd w:val="clear" w:color="auto" w:fill="BFBFBF" w:themeFill="background1" w:themeFillShade="BF"/>
                </w:tcPr>
                <w:p w14:paraId="4B7EB20F" w14:textId="77777777" w:rsidR="005A2F10" w:rsidRPr="002D3B8D" w:rsidRDefault="005A2F10" w:rsidP="00751DE5">
                  <w:pPr>
                    <w:rPr>
                      <w:rFonts w:asciiTheme="minorBidi" w:hAnsiTheme="minorBidi"/>
                      <w:b/>
                      <w:bCs/>
                      <w:rtl/>
                      <w:lang w:eastAsia="he-IL"/>
                    </w:rPr>
                  </w:pPr>
                  <w:r w:rsidRPr="002D3B8D">
                    <w:rPr>
                      <w:rFonts w:asciiTheme="minorBidi" w:hAnsiTheme="minorBidi"/>
                      <w:b/>
                      <w:bCs/>
                      <w:rtl/>
                      <w:lang w:eastAsia="he-IL"/>
                    </w:rPr>
                    <w:t>תיאור</w:t>
                  </w:r>
                </w:p>
              </w:tc>
              <w:tc>
                <w:tcPr>
                  <w:tcW w:w="3664" w:type="dxa"/>
                  <w:shd w:val="clear" w:color="auto" w:fill="BFBFBF" w:themeFill="background1" w:themeFillShade="BF"/>
                </w:tcPr>
                <w:p w14:paraId="5681D8B7" w14:textId="77777777" w:rsidR="005A2F10" w:rsidRPr="002D3B8D" w:rsidRDefault="005A2F10" w:rsidP="00751DE5">
                  <w:pPr>
                    <w:rPr>
                      <w:rFonts w:asciiTheme="minorBidi" w:hAnsiTheme="minorBidi"/>
                      <w:b/>
                      <w:bCs/>
                      <w:rtl/>
                      <w:lang w:eastAsia="he-IL"/>
                    </w:rPr>
                  </w:pPr>
                  <w:r w:rsidRPr="002D3B8D">
                    <w:rPr>
                      <w:rFonts w:asciiTheme="minorBidi" w:hAnsiTheme="minorBidi"/>
                      <w:b/>
                      <w:bCs/>
                      <w:rtl/>
                      <w:lang w:eastAsia="he-IL"/>
                    </w:rPr>
                    <w:t>הערות</w:t>
                  </w:r>
                </w:p>
              </w:tc>
            </w:tr>
            <w:tr w:rsidR="005A2F10" w14:paraId="5CB0CF84" w14:textId="77777777" w:rsidTr="00751DE5">
              <w:tc>
                <w:tcPr>
                  <w:tcW w:w="356" w:type="dxa"/>
                </w:tcPr>
                <w:p w14:paraId="67C4D0B4" w14:textId="77777777" w:rsidR="005A2F10" w:rsidRDefault="005A2F10" w:rsidP="00751DE5">
                  <w:pPr>
                    <w:rPr>
                      <w:rFonts w:asciiTheme="minorBidi" w:hAnsiTheme="minorBidi"/>
                      <w:rtl/>
                      <w:lang w:eastAsia="he-IL"/>
                    </w:rPr>
                  </w:pPr>
                  <w:r>
                    <w:rPr>
                      <w:rFonts w:asciiTheme="minorBidi" w:hAnsiTheme="minorBidi" w:hint="cs"/>
                      <w:rtl/>
                      <w:lang w:eastAsia="he-IL"/>
                    </w:rPr>
                    <w:t>1</w:t>
                  </w:r>
                </w:p>
              </w:tc>
              <w:tc>
                <w:tcPr>
                  <w:tcW w:w="1253" w:type="dxa"/>
                </w:tcPr>
                <w:p w14:paraId="0487760A" w14:textId="77777777" w:rsidR="005A2F10" w:rsidRDefault="005A2F10" w:rsidP="00751DE5">
                  <w:pPr>
                    <w:jc w:val="both"/>
                    <w:rPr>
                      <w:rFonts w:asciiTheme="minorBidi" w:hAnsiTheme="minorBidi"/>
                      <w:rtl/>
                      <w:lang w:eastAsia="he-IL"/>
                    </w:rPr>
                  </w:pPr>
                  <w:r w:rsidRPr="215980FF">
                    <w:rPr>
                      <w:rFonts w:asciiTheme="minorBidi" w:hAnsiTheme="minorBidi"/>
                      <w:rtl/>
                      <w:lang w:eastAsia="he-IL"/>
                    </w:rPr>
                    <w:t xml:space="preserve">"התחברות" </w:t>
                  </w:r>
                </w:p>
              </w:tc>
              <w:tc>
                <w:tcPr>
                  <w:tcW w:w="814" w:type="dxa"/>
                </w:tcPr>
                <w:p w14:paraId="5BC81FA5" w14:textId="77777777" w:rsidR="005A2F10" w:rsidRDefault="005A2F10" w:rsidP="00751DE5">
                  <w:pPr>
                    <w:rPr>
                      <w:rFonts w:asciiTheme="minorBidi" w:hAnsiTheme="minorBidi"/>
                      <w:lang w:eastAsia="he-IL"/>
                    </w:rPr>
                  </w:pPr>
                  <w:r>
                    <w:rPr>
                      <w:rFonts w:asciiTheme="minorBidi" w:hAnsiTheme="minorBidi" w:hint="cs"/>
                      <w:rtl/>
                      <w:lang w:eastAsia="he-IL"/>
                    </w:rPr>
                    <w:t>2</w:t>
                  </w:r>
                </w:p>
              </w:tc>
              <w:tc>
                <w:tcPr>
                  <w:tcW w:w="2326" w:type="dxa"/>
                </w:tcPr>
                <w:p w14:paraId="2772D7C2" w14:textId="77777777" w:rsidR="005A2F10" w:rsidRDefault="005A2F10" w:rsidP="00751DE5">
                  <w:pPr>
                    <w:rPr>
                      <w:rFonts w:asciiTheme="minorBidi" w:hAnsiTheme="minorBidi"/>
                      <w:lang w:eastAsia="he-IL"/>
                    </w:rPr>
                  </w:pPr>
                  <w:r>
                    <w:rPr>
                      <w:rFonts w:asciiTheme="minorBidi" w:hAnsiTheme="minorBidi"/>
                      <w:lang w:eastAsia="he-IL"/>
                    </w:rPr>
                    <w:t>Text Label</w:t>
                  </w:r>
                </w:p>
                <w:p w14:paraId="7BCBE6A5" w14:textId="77777777" w:rsidR="005A2F10" w:rsidRDefault="005A2F10" w:rsidP="00751DE5">
                  <w:pPr>
                    <w:rPr>
                      <w:rFonts w:asciiTheme="minorBidi" w:hAnsiTheme="minorBidi"/>
                      <w:rtl/>
                      <w:lang w:eastAsia="he-IL"/>
                    </w:rPr>
                  </w:pPr>
                  <w:r w:rsidRPr="215980FF">
                    <w:rPr>
                      <w:rFonts w:asciiTheme="minorBidi" w:hAnsiTheme="minorBidi"/>
                      <w:rtl/>
                      <w:lang w:eastAsia="he-IL"/>
                    </w:rPr>
                    <w:t>כותרת</w:t>
                  </w:r>
                  <w:r>
                    <w:rPr>
                      <w:rFonts w:asciiTheme="minorBidi" w:hAnsiTheme="minorBidi" w:hint="cs"/>
                      <w:rtl/>
                      <w:lang w:eastAsia="he-IL"/>
                    </w:rPr>
                    <w:t xml:space="preserve"> פופאפ</w:t>
                  </w:r>
                </w:p>
              </w:tc>
              <w:tc>
                <w:tcPr>
                  <w:tcW w:w="3664" w:type="dxa"/>
                </w:tcPr>
                <w:p w14:paraId="585C387C" w14:textId="77777777" w:rsidR="005A2F10" w:rsidRDefault="005A2F10" w:rsidP="00751DE5">
                  <w:pPr>
                    <w:pStyle w:val="a0"/>
                  </w:pPr>
                  <w:proofErr w:type="spellStart"/>
                  <w:proofErr w:type="gramStart"/>
                  <w:r w:rsidRPr="00383EF8">
                    <w:t>Dic</w:t>
                  </w:r>
                  <w:proofErr w:type="spellEnd"/>
                  <w:r w:rsidRPr="00383EF8">
                    <w:rPr>
                      <w:rFonts w:hint="cs"/>
                      <w:rtl/>
                    </w:rPr>
                    <w:t>)</w:t>
                  </w:r>
                  <w:r w:rsidRPr="00383EF8">
                    <w:t>“</w:t>
                  </w:r>
                  <w:proofErr w:type="spellStart"/>
                  <w:proofErr w:type="gramEnd"/>
                  <w:r>
                    <w:t>loginPopupTitle</w:t>
                  </w:r>
                  <w:proofErr w:type="spellEnd"/>
                  <w:r w:rsidRPr="00383EF8">
                    <w:t>”</w:t>
                  </w:r>
                  <w:proofErr w:type="gramStart"/>
                  <w:r w:rsidRPr="00383EF8">
                    <w:t>,</w:t>
                  </w:r>
                  <w:r>
                    <w:t xml:space="preserve"> </w:t>
                  </w:r>
                  <w:r w:rsidRPr="00383EF8">
                    <w:t>”</w:t>
                  </w:r>
                  <w:r>
                    <w:rPr>
                      <w:rFonts w:hint="cs"/>
                      <w:rtl/>
                    </w:rPr>
                    <w:t>התחברות</w:t>
                  </w:r>
                  <w:proofErr w:type="gramEnd"/>
                  <w:r w:rsidRPr="00383EF8">
                    <w:t>”)</w:t>
                  </w:r>
                </w:p>
                <w:p w14:paraId="64EFC04A" w14:textId="77777777" w:rsidR="005A2F10" w:rsidRDefault="005A2F10" w:rsidP="00751DE5">
                  <w:pPr>
                    <w:pStyle w:val="a0"/>
                  </w:pPr>
                </w:p>
              </w:tc>
            </w:tr>
            <w:tr w:rsidR="005A2F10" w14:paraId="7AA262F9" w14:textId="77777777" w:rsidTr="00751DE5">
              <w:tc>
                <w:tcPr>
                  <w:tcW w:w="356" w:type="dxa"/>
                </w:tcPr>
                <w:p w14:paraId="0615E5BB" w14:textId="77777777" w:rsidR="005A2F10" w:rsidRDefault="005A2F10" w:rsidP="00751DE5">
                  <w:pPr>
                    <w:rPr>
                      <w:rFonts w:asciiTheme="minorBidi" w:hAnsiTheme="minorBidi"/>
                      <w:rtl/>
                      <w:lang w:eastAsia="he-IL"/>
                    </w:rPr>
                  </w:pPr>
                  <w:r>
                    <w:rPr>
                      <w:rFonts w:asciiTheme="minorBidi" w:hAnsiTheme="minorBidi" w:hint="cs"/>
                      <w:rtl/>
                      <w:lang w:eastAsia="he-IL"/>
                    </w:rPr>
                    <w:t>2</w:t>
                  </w:r>
                </w:p>
              </w:tc>
              <w:tc>
                <w:tcPr>
                  <w:tcW w:w="1253" w:type="dxa"/>
                </w:tcPr>
                <w:p w14:paraId="111AE432" w14:textId="77777777" w:rsidR="005A2F10" w:rsidRDefault="005A2F10" w:rsidP="00751DE5">
                  <w:pPr>
                    <w:rPr>
                      <w:rFonts w:asciiTheme="minorBidi" w:hAnsiTheme="minorBidi"/>
                      <w:lang w:eastAsia="he-IL"/>
                    </w:rPr>
                  </w:pPr>
                  <w:r>
                    <w:rPr>
                      <w:rFonts w:asciiTheme="minorBidi" w:hAnsiTheme="minorBidi" w:hint="cs"/>
                      <w:rtl/>
                      <w:lang w:eastAsia="he-IL"/>
                    </w:rPr>
                    <w:t>אייקון שם משתמש</w:t>
                  </w:r>
                </w:p>
              </w:tc>
              <w:tc>
                <w:tcPr>
                  <w:tcW w:w="814" w:type="dxa"/>
                </w:tcPr>
                <w:p w14:paraId="4FB0FA8D" w14:textId="77777777" w:rsidR="005A2F10" w:rsidRPr="215980FF" w:rsidRDefault="005A2F10" w:rsidP="00751DE5">
                  <w:pPr>
                    <w:rPr>
                      <w:rFonts w:asciiTheme="minorBidi" w:hAnsiTheme="minorBidi"/>
                      <w:rtl/>
                      <w:lang w:eastAsia="he-IL"/>
                    </w:rPr>
                  </w:pPr>
                  <w:r>
                    <w:rPr>
                      <w:rFonts w:asciiTheme="minorBidi" w:hAnsiTheme="minorBidi" w:hint="cs"/>
                      <w:rtl/>
                      <w:lang w:eastAsia="he-IL"/>
                    </w:rPr>
                    <w:t>2</w:t>
                  </w:r>
                </w:p>
              </w:tc>
              <w:tc>
                <w:tcPr>
                  <w:tcW w:w="2326" w:type="dxa"/>
                </w:tcPr>
                <w:p w14:paraId="5388C964" w14:textId="77777777" w:rsidR="005A2F10" w:rsidRDefault="005A2F10" w:rsidP="00751DE5">
                  <w:pPr>
                    <w:rPr>
                      <w:rFonts w:asciiTheme="minorBidi" w:hAnsiTheme="minorBidi"/>
                      <w:rtl/>
                      <w:lang w:eastAsia="he-IL"/>
                    </w:rPr>
                  </w:pPr>
                  <w:r w:rsidRPr="215980FF">
                    <w:rPr>
                      <w:rFonts w:asciiTheme="minorBidi" w:hAnsiTheme="minorBidi"/>
                      <w:rtl/>
                      <w:lang w:eastAsia="he-IL"/>
                    </w:rPr>
                    <w:t>אייקון פרצוף ממוקם מצד ימין לשדה</w:t>
                  </w:r>
                </w:p>
              </w:tc>
              <w:tc>
                <w:tcPr>
                  <w:tcW w:w="3664" w:type="dxa"/>
                </w:tcPr>
                <w:p w14:paraId="41A2D6D2" w14:textId="77777777" w:rsidR="005A2F10" w:rsidRDefault="005A2F10" w:rsidP="00751DE5">
                  <w:pPr>
                    <w:pStyle w:val="a0"/>
                  </w:pPr>
                  <w:proofErr w:type="spellStart"/>
                  <w:proofErr w:type="gramStart"/>
                  <w:r w:rsidRPr="00383EF8">
                    <w:t>Dic</w:t>
                  </w:r>
                  <w:proofErr w:type="spellEnd"/>
                  <w:r w:rsidRPr="00383EF8">
                    <w:rPr>
                      <w:rFonts w:hint="cs"/>
                      <w:rtl/>
                    </w:rPr>
                    <w:t>)</w:t>
                  </w:r>
                  <w:r w:rsidRPr="00383EF8">
                    <w:t>“</w:t>
                  </w:r>
                  <w:proofErr w:type="spellStart"/>
                  <w:proofErr w:type="gramEnd"/>
                  <w:r>
                    <w:t>loginPopupUserNameIcon</w:t>
                  </w:r>
                  <w:proofErr w:type="spellEnd"/>
                  <w:r w:rsidRPr="00383EF8">
                    <w:t>”</w:t>
                  </w:r>
                  <w:proofErr w:type="gramStart"/>
                  <w:r w:rsidRPr="00383EF8">
                    <w:t>,</w:t>
                  </w:r>
                  <w:r>
                    <w:t xml:space="preserve"> </w:t>
                  </w:r>
                  <w:r w:rsidRPr="00383EF8">
                    <w:t>”</w:t>
                  </w:r>
                  <w:proofErr w:type="gramEnd"/>
                  <w:r w:rsidRPr="00383EF8">
                    <w:t>”)</w:t>
                  </w:r>
                </w:p>
                <w:p w14:paraId="1F1819CC" w14:textId="77777777" w:rsidR="005A2F10" w:rsidRDefault="005A2F10" w:rsidP="00751DE5">
                  <w:pPr>
                    <w:pStyle w:val="a0"/>
                    <w:rPr>
                      <w:rFonts w:asciiTheme="minorBidi" w:hAnsiTheme="minorBidi"/>
                    </w:rPr>
                  </w:pPr>
                </w:p>
              </w:tc>
            </w:tr>
            <w:tr w:rsidR="005A2F10" w14:paraId="13FBBEE5" w14:textId="77777777" w:rsidTr="00751DE5">
              <w:tc>
                <w:tcPr>
                  <w:tcW w:w="356" w:type="dxa"/>
                </w:tcPr>
                <w:p w14:paraId="42BBEFAE" w14:textId="77777777" w:rsidR="005A2F10" w:rsidRDefault="005A2F10" w:rsidP="00751DE5">
                  <w:pPr>
                    <w:rPr>
                      <w:rFonts w:asciiTheme="minorBidi" w:hAnsiTheme="minorBidi"/>
                      <w:rtl/>
                      <w:lang w:eastAsia="he-IL"/>
                    </w:rPr>
                  </w:pPr>
                  <w:r>
                    <w:rPr>
                      <w:rFonts w:asciiTheme="minorBidi" w:hAnsiTheme="minorBidi" w:hint="cs"/>
                      <w:rtl/>
                      <w:lang w:eastAsia="he-IL"/>
                    </w:rPr>
                    <w:t>3</w:t>
                  </w:r>
                </w:p>
              </w:tc>
              <w:tc>
                <w:tcPr>
                  <w:tcW w:w="1253" w:type="dxa"/>
                </w:tcPr>
                <w:p w14:paraId="3EE6BE8D" w14:textId="77777777" w:rsidR="005A2F10" w:rsidRDefault="005A2F10" w:rsidP="00751DE5">
                  <w:pPr>
                    <w:jc w:val="both"/>
                    <w:rPr>
                      <w:rFonts w:asciiTheme="minorBidi" w:hAnsiTheme="minorBidi"/>
                      <w:rtl/>
                      <w:lang w:eastAsia="he-IL"/>
                    </w:rPr>
                  </w:pPr>
                  <w:r w:rsidRPr="215980FF">
                    <w:rPr>
                      <w:rFonts w:asciiTheme="minorBidi" w:hAnsiTheme="minorBidi"/>
                      <w:rtl/>
                      <w:lang w:eastAsia="he-IL"/>
                    </w:rPr>
                    <w:t>שדה</w:t>
                  </w:r>
                  <w:r>
                    <w:rPr>
                      <w:rFonts w:asciiTheme="minorBidi" w:hAnsiTheme="minorBidi" w:hint="cs"/>
                      <w:rtl/>
                      <w:lang w:eastAsia="he-IL"/>
                    </w:rPr>
                    <w:t xml:space="preserve"> שם משתמש</w:t>
                  </w:r>
                </w:p>
              </w:tc>
              <w:tc>
                <w:tcPr>
                  <w:tcW w:w="814" w:type="dxa"/>
                </w:tcPr>
                <w:p w14:paraId="352906FB" w14:textId="77777777" w:rsidR="005A2F10" w:rsidRPr="215980FF" w:rsidRDefault="005A2F10" w:rsidP="00751DE5">
                  <w:pPr>
                    <w:rPr>
                      <w:rFonts w:asciiTheme="minorBidi" w:hAnsiTheme="minorBidi"/>
                      <w:lang w:eastAsia="he-IL"/>
                    </w:rPr>
                  </w:pPr>
                  <w:r>
                    <w:rPr>
                      <w:rFonts w:asciiTheme="minorBidi" w:hAnsiTheme="minorBidi" w:hint="cs"/>
                      <w:rtl/>
                      <w:lang w:eastAsia="he-IL"/>
                    </w:rPr>
                    <w:t>2</w:t>
                  </w:r>
                </w:p>
              </w:tc>
              <w:tc>
                <w:tcPr>
                  <w:tcW w:w="2326" w:type="dxa"/>
                </w:tcPr>
                <w:p w14:paraId="01FDAA46" w14:textId="77777777" w:rsidR="005A2F10" w:rsidRDefault="005A2F10" w:rsidP="00751DE5">
                  <w:pPr>
                    <w:rPr>
                      <w:rFonts w:asciiTheme="minorBidi" w:hAnsiTheme="minorBidi"/>
                      <w:rtl/>
                      <w:lang w:eastAsia="he-IL"/>
                    </w:rPr>
                  </w:pPr>
                  <w:r w:rsidRPr="215980FF">
                    <w:rPr>
                      <w:rFonts w:asciiTheme="minorBidi" w:hAnsiTheme="minorBidi"/>
                      <w:lang w:eastAsia="he-IL"/>
                    </w:rPr>
                    <w:t>Place holder</w:t>
                  </w:r>
                  <w:r w:rsidRPr="215980FF">
                    <w:rPr>
                      <w:rFonts w:asciiTheme="minorBidi" w:hAnsiTheme="minorBidi"/>
                      <w:rtl/>
                      <w:lang w:eastAsia="he-IL"/>
                    </w:rPr>
                    <w:t>- שם משתמש</w:t>
                  </w:r>
                </w:p>
              </w:tc>
              <w:tc>
                <w:tcPr>
                  <w:tcW w:w="3664" w:type="dxa"/>
                </w:tcPr>
                <w:p w14:paraId="7B79DFCC" w14:textId="77777777" w:rsidR="005A2F10" w:rsidRDefault="005A2F10" w:rsidP="00751DE5">
                  <w:pPr>
                    <w:pStyle w:val="a0"/>
                  </w:pPr>
                  <w:proofErr w:type="spellStart"/>
                  <w:proofErr w:type="gramStart"/>
                  <w:r w:rsidRPr="00383EF8">
                    <w:t>Dic</w:t>
                  </w:r>
                  <w:proofErr w:type="spellEnd"/>
                  <w:r w:rsidRPr="00383EF8">
                    <w:rPr>
                      <w:rFonts w:hint="cs"/>
                      <w:rtl/>
                    </w:rPr>
                    <w:t>)</w:t>
                  </w:r>
                  <w:r w:rsidRPr="00383EF8">
                    <w:t>“</w:t>
                  </w:r>
                  <w:proofErr w:type="spellStart"/>
                  <w:proofErr w:type="gramEnd"/>
                  <w:r>
                    <w:t>loginPopupUserNameTitle</w:t>
                  </w:r>
                  <w:proofErr w:type="spellEnd"/>
                  <w:r w:rsidRPr="00383EF8">
                    <w:t>”</w:t>
                  </w:r>
                  <w:proofErr w:type="gramStart"/>
                  <w:r w:rsidRPr="00383EF8">
                    <w:t>,</w:t>
                  </w:r>
                  <w:r>
                    <w:t xml:space="preserve"> </w:t>
                  </w:r>
                  <w:r w:rsidRPr="00383EF8">
                    <w:t>”</w:t>
                  </w:r>
                  <w:proofErr w:type="gramEnd"/>
                  <w:r>
                    <w:t xml:space="preserve"> </w:t>
                  </w:r>
                  <w:r>
                    <w:rPr>
                      <w:rFonts w:hint="cs"/>
                      <w:rtl/>
                    </w:rPr>
                    <w:t>"שם משתמש</w:t>
                  </w:r>
                  <w:r w:rsidRPr="00383EF8">
                    <w:t>)</w:t>
                  </w:r>
                </w:p>
                <w:p w14:paraId="0D8B80F0" w14:textId="0FCC29C4" w:rsidR="005A2F10" w:rsidRDefault="005A2F10" w:rsidP="00751DE5">
                  <w:pPr>
                    <w:rPr>
                      <w:rFonts w:ascii="inherit" w:eastAsia="Times New Roman" w:hAnsi="inherit" w:cs="Courier New"/>
                      <w:strike/>
                      <w:color w:val="7D2727"/>
                      <w:bdr w:val="none" w:sz="0" w:space="0" w:color="auto" w:frame="1"/>
                      <w:shd w:val="clear" w:color="auto" w:fill="EFF0F1"/>
                      <w:rtl/>
                    </w:rPr>
                  </w:pPr>
                  <w:r>
                    <w:rPr>
                      <w:rFonts w:hint="cs"/>
                      <w:rtl/>
                    </w:rPr>
                    <w:t>ולידציה:</w:t>
                  </w:r>
                  <w:r w:rsidRPr="009906B5">
                    <w:rPr>
                      <w:rFonts w:ascii="inherit" w:eastAsia="Times New Roman" w:hAnsi="inherit" w:cs="Courier New"/>
                      <w:strike/>
                      <w:color w:val="7D2727"/>
                      <w:highlight w:val="yellow"/>
                      <w:bdr w:val="none" w:sz="0" w:space="0" w:color="auto" w:frame="1"/>
                      <w:shd w:val="clear" w:color="auto" w:fill="EFF0F1"/>
                    </w:rPr>
                    <w:t>"</w:t>
                  </w:r>
                  <w:r w:rsidR="00751DE5" w:rsidRPr="009906B5">
                    <w:rPr>
                      <w:rFonts w:ascii="inherit" w:eastAsia="Times New Roman" w:hAnsi="inherit" w:cs="Courier New"/>
                      <w:strike/>
                      <w:color w:val="7D2727"/>
                      <w:highlight w:val="yellow"/>
                      <w:bdr w:val="none" w:sz="0" w:space="0" w:color="auto" w:frame="1"/>
                      <w:shd w:val="clear" w:color="auto" w:fill="EFF0F1"/>
                    </w:rPr>
                    <w:t xml:space="preserve"> </w:t>
                  </w:r>
                  <w:r w:rsidRPr="009906B5">
                    <w:rPr>
                      <w:rFonts w:ascii="inherit" w:eastAsia="Times New Roman" w:hAnsi="inherit" w:cs="Courier New"/>
                      <w:strike/>
                      <w:color w:val="7D2727"/>
                      <w:highlight w:val="yellow"/>
                      <w:bdr w:val="none" w:sz="0" w:space="0" w:color="auto" w:frame="1"/>
                      <w:shd w:val="clear" w:color="auto" w:fill="EFF0F1"/>
                    </w:rPr>
                    <w:t>^[a-zA-Z0-9_]{1,40}</w:t>
                  </w:r>
                  <w:r w:rsidR="00751DE5" w:rsidRPr="009906B5">
                    <w:rPr>
                      <w:rFonts w:ascii="inherit" w:eastAsia="Times New Roman" w:hAnsi="inherit" w:cs="Courier New"/>
                      <w:strike/>
                      <w:color w:val="7D2727"/>
                      <w:highlight w:val="yellow"/>
                      <w:bdr w:val="none" w:sz="0" w:space="0" w:color="auto" w:frame="1"/>
                      <w:shd w:val="clear" w:color="auto" w:fill="EFF0F1"/>
                    </w:rPr>
                    <w:t>)?</w:t>
                  </w:r>
                  <w:r w:rsidRPr="009906B5">
                    <w:rPr>
                      <w:rFonts w:ascii="inherit" w:eastAsia="Times New Roman" w:hAnsi="inherit" w:cs="Courier New"/>
                      <w:strike/>
                      <w:color w:val="7D2727"/>
                      <w:highlight w:val="yellow"/>
                      <w:bdr w:val="none" w:sz="0" w:space="0" w:color="auto" w:frame="1"/>
                      <w:shd w:val="clear" w:color="auto" w:fill="EFF0F1"/>
                    </w:rPr>
                    <w:t>$"</w:t>
                  </w:r>
                </w:p>
                <w:p w14:paraId="266AF6B5" w14:textId="0EA7D3E3" w:rsidR="00DA0EAE" w:rsidRPr="00DA0EAE" w:rsidRDefault="00DA0EAE" w:rsidP="00751DE5">
                  <w:pPr>
                    <w:rPr>
                      <w:rtl/>
                      <w:lang w:eastAsia="he-IL"/>
                    </w:rPr>
                  </w:pPr>
                  <w:r w:rsidRPr="00DA0EAE">
                    <w:rPr>
                      <w:rFonts w:hint="cs"/>
                      <w:rtl/>
                      <w:lang w:eastAsia="he-IL"/>
                    </w:rPr>
                    <w:t>עד 50 תווים</w:t>
                  </w:r>
                </w:p>
                <w:p w14:paraId="37C2FC64" w14:textId="471E7572" w:rsidR="009906B5" w:rsidRDefault="009906B5" w:rsidP="009906B5">
                  <w:pPr>
                    <w:rPr>
                      <w:rtl/>
                    </w:rPr>
                  </w:pPr>
                  <w:r w:rsidRPr="00845F2C">
                    <w:rPr>
                      <w:rFonts w:hint="cs"/>
                      <w:strike/>
                      <w:rtl/>
                    </w:rPr>
                    <w:t>מינמ' 4 תווים.</w:t>
                  </w:r>
                  <w:r>
                    <w:rPr>
                      <w:rtl/>
                    </w:rPr>
                    <w:br/>
                  </w:r>
                  <w:r w:rsidRPr="001166B6">
                    <w:rPr>
                      <w:rFonts w:hint="cs"/>
                      <w:strike/>
                      <w:rtl/>
                    </w:rPr>
                    <w:t>תווים מותרים: אותיות בעברית/אנגלית ומספרים בלבד.</w:t>
                  </w:r>
                </w:p>
                <w:p w14:paraId="3BDE29EA" w14:textId="77777777" w:rsidR="005A2F10" w:rsidRDefault="005A2F10" w:rsidP="00751DE5">
                  <w:pPr>
                    <w:rPr>
                      <w:rtl/>
                      <w:lang w:eastAsia="he-IL"/>
                    </w:rPr>
                  </w:pPr>
                  <w:proofErr w:type="gramStart"/>
                  <w:r>
                    <w:rPr>
                      <w:lang w:eastAsia="he-IL"/>
                    </w:rPr>
                    <w:t>)</w:t>
                  </w:r>
                  <w:r>
                    <w:rPr>
                      <w:rFonts w:hint="cs"/>
                      <w:rtl/>
                      <w:lang w:eastAsia="he-IL"/>
                    </w:rPr>
                    <w:t>בטוטו</w:t>
                  </w:r>
                  <w:proofErr w:type="gramEnd"/>
                  <w:r>
                    <w:rPr>
                      <w:rFonts w:hint="cs"/>
                      <w:rtl/>
                      <w:lang w:eastAsia="he-IL"/>
                    </w:rPr>
                    <w:t xml:space="preserve">, </w:t>
                  </w:r>
                  <w:r w:rsidRPr="00DB0345">
                    <w:rPr>
                      <w:rtl/>
                      <w:lang w:eastAsia="he-IL"/>
                    </w:rPr>
                    <w:t>שם</w:t>
                  </w:r>
                  <w:r w:rsidRPr="003F6B97">
                    <w:rPr>
                      <w:rtl/>
                      <w:lang w:eastAsia="he-IL"/>
                    </w:rPr>
                    <w:t xml:space="preserve"> משתמש איננו דוא"ל</w:t>
                  </w:r>
                  <w:r>
                    <w:rPr>
                      <w:rFonts w:hint="cs"/>
                      <w:rtl/>
                      <w:lang w:eastAsia="he-IL"/>
                    </w:rPr>
                    <w:t>)</w:t>
                  </w:r>
                </w:p>
                <w:p w14:paraId="54FACEB9" w14:textId="77777777" w:rsidR="005A2F10" w:rsidRPr="00BB4F46" w:rsidRDefault="005A2F10" w:rsidP="00751DE5">
                  <w:pPr>
                    <w:rPr>
                      <w:rtl/>
                      <w:lang w:eastAsia="he-IL"/>
                    </w:rPr>
                  </w:pPr>
                  <w:r w:rsidRPr="00BB4F46">
                    <w:rPr>
                      <w:rtl/>
                      <w:lang w:eastAsia="he-IL"/>
                    </w:rPr>
                    <w:t>הודעת שגיאה עבור שדה חובה, תופיע באדום מתחת לשדה</w:t>
                  </w:r>
                </w:p>
                <w:p w14:paraId="34D96B72" w14:textId="77777777" w:rsidR="005A2F10" w:rsidRPr="00824BC2" w:rsidRDefault="005A2F10" w:rsidP="00751DE5">
                  <w:pPr>
                    <w:pStyle w:val="a0"/>
                    <w:rPr>
                      <w:rtl/>
                    </w:rPr>
                  </w:pPr>
                  <w:proofErr w:type="spellStart"/>
                  <w:proofErr w:type="gramStart"/>
                  <w:r w:rsidRPr="00383EF8">
                    <w:t>Dic</w:t>
                  </w:r>
                  <w:proofErr w:type="spellEnd"/>
                  <w:r w:rsidRPr="00383EF8">
                    <w:rPr>
                      <w:rFonts w:hint="cs"/>
                      <w:rtl/>
                    </w:rPr>
                    <w:t>)</w:t>
                  </w:r>
                  <w:r w:rsidRPr="00383EF8">
                    <w:t>“</w:t>
                  </w:r>
                  <w:proofErr w:type="spellStart"/>
                  <w:proofErr w:type="gramEnd"/>
                  <w:r>
                    <w:t>loginPopupMandatoryError</w:t>
                  </w:r>
                  <w:proofErr w:type="spellEnd"/>
                  <w:r w:rsidRPr="00383EF8">
                    <w:t>”</w:t>
                  </w:r>
                  <w:proofErr w:type="gramStart"/>
                  <w:r w:rsidRPr="00383EF8">
                    <w:t>,</w:t>
                  </w:r>
                  <w:r>
                    <w:t xml:space="preserve"> </w:t>
                  </w:r>
                  <w:r w:rsidRPr="00383EF8">
                    <w:t>”</w:t>
                  </w:r>
                  <w:r>
                    <w:rPr>
                      <w:rFonts w:hint="cs"/>
                      <w:rtl/>
                    </w:rPr>
                    <w:t>שדה</w:t>
                  </w:r>
                  <w:proofErr w:type="gramEnd"/>
                  <w:r>
                    <w:rPr>
                      <w:rFonts w:hint="cs"/>
                      <w:rtl/>
                    </w:rPr>
                    <w:t xml:space="preserve"> חובה</w:t>
                  </w:r>
                  <w:r>
                    <w:t>”</w:t>
                  </w:r>
                  <w:r w:rsidRPr="00383EF8">
                    <w:t>)</w:t>
                  </w:r>
                </w:p>
              </w:tc>
            </w:tr>
            <w:tr w:rsidR="005A2F10" w14:paraId="47851C54" w14:textId="77777777" w:rsidTr="00751DE5">
              <w:tc>
                <w:tcPr>
                  <w:tcW w:w="356" w:type="dxa"/>
                </w:tcPr>
                <w:p w14:paraId="3BD71FCC" w14:textId="77777777" w:rsidR="005A2F10" w:rsidRDefault="005A2F10" w:rsidP="00751DE5">
                  <w:pPr>
                    <w:rPr>
                      <w:rFonts w:asciiTheme="minorBidi" w:hAnsiTheme="minorBidi"/>
                      <w:rtl/>
                      <w:lang w:eastAsia="he-IL"/>
                    </w:rPr>
                  </w:pPr>
                  <w:r>
                    <w:rPr>
                      <w:rFonts w:asciiTheme="minorBidi" w:hAnsiTheme="minorBidi" w:hint="cs"/>
                      <w:rtl/>
                      <w:lang w:eastAsia="he-IL"/>
                    </w:rPr>
                    <w:t>10</w:t>
                  </w:r>
                </w:p>
              </w:tc>
              <w:tc>
                <w:tcPr>
                  <w:tcW w:w="1253" w:type="dxa"/>
                </w:tcPr>
                <w:p w14:paraId="46EBAF53" w14:textId="77777777" w:rsidR="005A2F10" w:rsidRDefault="005A2F10" w:rsidP="00751DE5">
                  <w:pPr>
                    <w:rPr>
                      <w:rFonts w:asciiTheme="minorBidi" w:hAnsiTheme="minorBidi"/>
                      <w:rtl/>
                      <w:lang w:eastAsia="he-IL"/>
                    </w:rPr>
                  </w:pPr>
                  <w:r>
                    <w:rPr>
                      <w:rFonts w:asciiTheme="minorBidi" w:hAnsiTheme="minorBidi" w:hint="cs"/>
                      <w:rtl/>
                      <w:lang w:eastAsia="he-IL"/>
                    </w:rPr>
                    <w:t>כותרת</w:t>
                  </w:r>
                </w:p>
                <w:p w14:paraId="5AB1D14D" w14:textId="77777777" w:rsidR="005A2F10" w:rsidRPr="215980FF" w:rsidRDefault="005A2F10" w:rsidP="00751DE5">
                  <w:pPr>
                    <w:rPr>
                      <w:rFonts w:asciiTheme="minorBidi" w:hAnsiTheme="minorBidi"/>
                      <w:rtl/>
                      <w:lang w:eastAsia="he-IL"/>
                    </w:rPr>
                  </w:pPr>
                  <w:r>
                    <w:rPr>
                      <w:rFonts w:asciiTheme="minorBidi" w:hAnsiTheme="minorBidi" w:hint="cs"/>
                      <w:rtl/>
                      <w:lang w:eastAsia="he-IL"/>
                    </w:rPr>
                    <w:t>"שלום אלכס!"</w:t>
                  </w:r>
                </w:p>
              </w:tc>
              <w:tc>
                <w:tcPr>
                  <w:tcW w:w="814" w:type="dxa"/>
                </w:tcPr>
                <w:p w14:paraId="72B7621E" w14:textId="77777777" w:rsidR="005A2F10" w:rsidRDefault="005A2F10" w:rsidP="00751DE5">
                  <w:pPr>
                    <w:rPr>
                      <w:rFonts w:asciiTheme="minorBidi" w:hAnsiTheme="minorBidi"/>
                      <w:rtl/>
                      <w:lang w:eastAsia="he-IL"/>
                    </w:rPr>
                  </w:pPr>
                  <w:r>
                    <w:rPr>
                      <w:rFonts w:asciiTheme="minorBidi" w:hAnsiTheme="minorBidi" w:hint="cs"/>
                      <w:rtl/>
                      <w:lang w:eastAsia="he-IL"/>
                    </w:rPr>
                    <w:t>1</w:t>
                  </w:r>
                </w:p>
              </w:tc>
              <w:tc>
                <w:tcPr>
                  <w:tcW w:w="2326" w:type="dxa"/>
                </w:tcPr>
                <w:p w14:paraId="003C0F5D" w14:textId="77777777" w:rsidR="005A2F10" w:rsidRPr="215980FF" w:rsidRDefault="005A2F10" w:rsidP="00751DE5">
                  <w:pPr>
                    <w:rPr>
                      <w:rFonts w:asciiTheme="minorBidi" w:hAnsiTheme="minorBidi"/>
                      <w:rtl/>
                      <w:lang w:eastAsia="he-IL"/>
                    </w:rPr>
                  </w:pPr>
                  <w:r w:rsidRPr="215980FF">
                    <w:rPr>
                      <w:rFonts w:asciiTheme="minorBidi" w:hAnsiTheme="minorBidi"/>
                      <w:rtl/>
                      <w:lang w:eastAsia="he-IL"/>
                    </w:rPr>
                    <w:t>כותרת</w:t>
                  </w:r>
                  <w:r>
                    <w:rPr>
                      <w:rFonts w:asciiTheme="minorBidi" w:hAnsiTheme="minorBidi" w:hint="cs"/>
                      <w:rtl/>
                      <w:lang w:eastAsia="he-IL"/>
                    </w:rPr>
                    <w:t xml:space="preserve"> פופאפ הכוללת את שמו הפרטי של המשתמש כפי ששמור במכשיר </w:t>
                  </w:r>
                </w:p>
              </w:tc>
              <w:tc>
                <w:tcPr>
                  <w:tcW w:w="3664" w:type="dxa"/>
                </w:tcPr>
                <w:p w14:paraId="1B261D02" w14:textId="77777777" w:rsidR="005A2F10" w:rsidRDefault="005A2F10" w:rsidP="00751DE5">
                  <w:pPr>
                    <w:pStyle w:val="a0"/>
                  </w:pPr>
                  <w:proofErr w:type="spellStart"/>
                  <w:proofErr w:type="gramStart"/>
                  <w:r w:rsidRPr="00383EF8">
                    <w:t>Dic</w:t>
                  </w:r>
                  <w:proofErr w:type="spellEnd"/>
                  <w:r w:rsidRPr="00383EF8">
                    <w:rPr>
                      <w:rFonts w:hint="cs"/>
                      <w:rtl/>
                    </w:rPr>
                    <w:t>)</w:t>
                  </w:r>
                  <w:r w:rsidRPr="00383EF8">
                    <w:t>“</w:t>
                  </w:r>
                  <w:proofErr w:type="spellStart"/>
                  <w:proofErr w:type="gramEnd"/>
                  <w:r>
                    <w:t>loginPopup</w:t>
                  </w:r>
                  <w:r>
                    <w:rPr>
                      <w:rFonts w:hint="cs"/>
                    </w:rPr>
                    <w:t>U</w:t>
                  </w:r>
                  <w:r>
                    <w:t>sernameTitle</w:t>
                  </w:r>
                  <w:proofErr w:type="spellEnd"/>
                  <w:r w:rsidRPr="00383EF8">
                    <w:t>”</w:t>
                  </w:r>
                  <w:proofErr w:type="gramStart"/>
                  <w:r w:rsidRPr="00383EF8">
                    <w:t>,</w:t>
                  </w:r>
                  <w:r>
                    <w:t xml:space="preserve"> </w:t>
                  </w:r>
                  <w:r w:rsidRPr="00383EF8">
                    <w:t>”</w:t>
                  </w:r>
                  <w:proofErr w:type="gramEnd"/>
                  <w:r>
                    <w:rPr>
                      <w:rFonts w:hint="cs"/>
                      <w:rtl/>
                    </w:rPr>
                    <w:t xml:space="preserve"> ,שלום</w:t>
                  </w:r>
                  <w:proofErr w:type="gramStart"/>
                  <w:r w:rsidRPr="00383EF8">
                    <w:t>”)</w:t>
                  </w:r>
                  <w:r>
                    <w:rPr>
                      <w:rFonts w:hint="cs"/>
                      <w:rtl/>
                    </w:rPr>
                    <w:t>+</w:t>
                  </w:r>
                  <w:proofErr w:type="gramEnd"/>
                </w:p>
                <w:p w14:paraId="20338E60" w14:textId="77777777" w:rsidR="005A2F10" w:rsidRDefault="005A2F10" w:rsidP="00751DE5">
                  <w:pPr>
                    <w:pStyle w:val="a0"/>
                  </w:pPr>
                  <w:proofErr w:type="spellStart"/>
                  <w:r>
                    <w:t>Device.userFirstName</w:t>
                  </w:r>
                  <w:proofErr w:type="spellEnd"/>
                </w:p>
                <w:p w14:paraId="74E9C706" w14:textId="77777777" w:rsidR="005A2F10" w:rsidRPr="00824BC2" w:rsidRDefault="005A2F10" w:rsidP="00751DE5">
                  <w:pPr>
                    <w:pStyle w:val="a0"/>
                    <w:rPr>
                      <w:rtl/>
                    </w:rPr>
                  </w:pPr>
                  <w:proofErr w:type="spellStart"/>
                  <w:proofErr w:type="gramStart"/>
                  <w:r w:rsidRPr="00383EF8">
                    <w:t>Dic</w:t>
                  </w:r>
                  <w:proofErr w:type="spellEnd"/>
                  <w:r w:rsidRPr="00383EF8">
                    <w:rPr>
                      <w:rFonts w:hint="cs"/>
                      <w:rtl/>
                    </w:rPr>
                    <w:t>)</w:t>
                  </w:r>
                  <w:r w:rsidRPr="00383EF8">
                    <w:t>“</w:t>
                  </w:r>
                  <w:proofErr w:type="spellStart"/>
                  <w:proofErr w:type="gramEnd"/>
                  <w:r>
                    <w:t>loginPopup</w:t>
                  </w:r>
                  <w:r>
                    <w:rPr>
                      <w:rFonts w:hint="cs"/>
                    </w:rPr>
                    <w:t>U</w:t>
                  </w:r>
                  <w:r>
                    <w:t>sernameTitle</w:t>
                  </w:r>
                  <w:proofErr w:type="spellEnd"/>
                  <w:r w:rsidRPr="00383EF8">
                    <w:t>”</w:t>
                  </w:r>
                  <w:proofErr w:type="gramStart"/>
                  <w:r w:rsidRPr="00383EF8">
                    <w:t>,</w:t>
                  </w:r>
                  <w:r>
                    <w:t xml:space="preserve"> </w:t>
                  </w:r>
                  <w:r w:rsidRPr="00383EF8">
                    <w:t>”</w:t>
                  </w:r>
                  <w:proofErr w:type="gramEnd"/>
                  <w:r>
                    <w:t xml:space="preserve"> !</w:t>
                  </w:r>
                  <w:proofErr w:type="gramStart"/>
                  <w:r w:rsidRPr="00383EF8">
                    <w:t>”)</w:t>
                  </w:r>
                  <w:r>
                    <w:rPr>
                      <w:rFonts w:hint="cs"/>
                      <w:rtl/>
                    </w:rPr>
                    <w:t>+</w:t>
                  </w:r>
                  <w:proofErr w:type="gramEnd"/>
                </w:p>
              </w:tc>
            </w:tr>
            <w:tr w:rsidR="005A2F10" w14:paraId="2BB85F75" w14:textId="77777777" w:rsidTr="00751DE5">
              <w:tc>
                <w:tcPr>
                  <w:tcW w:w="356" w:type="dxa"/>
                </w:tcPr>
                <w:p w14:paraId="589C92C3" w14:textId="77777777" w:rsidR="005A2F10" w:rsidRDefault="005A2F10" w:rsidP="00751DE5">
                  <w:pPr>
                    <w:rPr>
                      <w:rFonts w:asciiTheme="minorBidi" w:hAnsiTheme="minorBidi"/>
                      <w:rtl/>
                      <w:lang w:eastAsia="he-IL"/>
                    </w:rPr>
                  </w:pPr>
                  <w:r>
                    <w:rPr>
                      <w:rFonts w:asciiTheme="minorBidi" w:hAnsiTheme="minorBidi" w:hint="cs"/>
                      <w:rtl/>
                      <w:lang w:eastAsia="he-IL"/>
                    </w:rPr>
                    <w:t>4</w:t>
                  </w:r>
                </w:p>
              </w:tc>
              <w:tc>
                <w:tcPr>
                  <w:tcW w:w="1253" w:type="dxa"/>
                </w:tcPr>
                <w:p w14:paraId="09B7314A" w14:textId="77777777" w:rsidR="005A2F10" w:rsidRDefault="005A2F10" w:rsidP="00751DE5">
                  <w:pPr>
                    <w:rPr>
                      <w:rFonts w:asciiTheme="minorBidi" w:hAnsiTheme="minorBidi"/>
                      <w:rtl/>
                      <w:lang w:eastAsia="he-IL"/>
                    </w:rPr>
                  </w:pPr>
                  <w:r w:rsidRPr="215980FF">
                    <w:rPr>
                      <w:rFonts w:asciiTheme="minorBidi" w:hAnsiTheme="minorBidi"/>
                      <w:rtl/>
                      <w:lang w:eastAsia="he-IL"/>
                    </w:rPr>
                    <w:t>אייקון  סיסמה</w:t>
                  </w:r>
                </w:p>
              </w:tc>
              <w:tc>
                <w:tcPr>
                  <w:tcW w:w="814" w:type="dxa"/>
                </w:tcPr>
                <w:p w14:paraId="53EA8D51" w14:textId="77777777" w:rsidR="005A2F10" w:rsidRPr="215980FF" w:rsidRDefault="005A2F10" w:rsidP="00751DE5">
                  <w:pPr>
                    <w:rPr>
                      <w:rFonts w:asciiTheme="minorBidi" w:hAnsiTheme="minorBidi"/>
                      <w:rtl/>
                      <w:lang w:eastAsia="he-IL"/>
                    </w:rPr>
                  </w:pPr>
                  <w:r>
                    <w:rPr>
                      <w:rFonts w:asciiTheme="minorBidi" w:hAnsiTheme="minorBidi" w:hint="cs"/>
                      <w:rtl/>
                      <w:lang w:eastAsia="he-IL"/>
                    </w:rPr>
                    <w:t>הכל</w:t>
                  </w:r>
                </w:p>
              </w:tc>
              <w:tc>
                <w:tcPr>
                  <w:tcW w:w="2326" w:type="dxa"/>
                </w:tcPr>
                <w:p w14:paraId="683C476C" w14:textId="77777777" w:rsidR="005A2F10" w:rsidRDefault="005A2F10" w:rsidP="00751DE5">
                  <w:pPr>
                    <w:rPr>
                      <w:rFonts w:asciiTheme="minorBidi" w:hAnsiTheme="minorBidi"/>
                      <w:rtl/>
                      <w:lang w:eastAsia="he-IL"/>
                    </w:rPr>
                  </w:pPr>
                  <w:r w:rsidRPr="215980FF">
                    <w:rPr>
                      <w:rFonts w:asciiTheme="minorBidi" w:hAnsiTheme="minorBidi"/>
                      <w:rtl/>
                      <w:lang w:eastAsia="he-IL"/>
                    </w:rPr>
                    <w:t>אייקון מנעול ממוקם מצד ימין לשדה</w:t>
                  </w:r>
                </w:p>
              </w:tc>
              <w:tc>
                <w:tcPr>
                  <w:tcW w:w="3664" w:type="dxa"/>
                </w:tcPr>
                <w:p w14:paraId="6B8CE2C2" w14:textId="77777777" w:rsidR="005A2F10" w:rsidRDefault="005A2F10" w:rsidP="00751DE5">
                  <w:pPr>
                    <w:pStyle w:val="a0"/>
                  </w:pPr>
                  <w:proofErr w:type="spellStart"/>
                  <w:proofErr w:type="gramStart"/>
                  <w:r w:rsidRPr="00383EF8">
                    <w:t>Dic</w:t>
                  </w:r>
                  <w:proofErr w:type="spellEnd"/>
                  <w:r w:rsidRPr="00383EF8">
                    <w:rPr>
                      <w:rFonts w:hint="cs"/>
                      <w:rtl/>
                    </w:rPr>
                    <w:t>)</w:t>
                  </w:r>
                  <w:r w:rsidRPr="00383EF8">
                    <w:t>“</w:t>
                  </w:r>
                  <w:proofErr w:type="spellStart"/>
                  <w:proofErr w:type="gramEnd"/>
                  <w:r>
                    <w:t>loginPopup</w:t>
                  </w:r>
                  <w:r>
                    <w:rPr>
                      <w:rFonts w:hint="cs"/>
                    </w:rPr>
                    <w:t>P</w:t>
                  </w:r>
                  <w:r>
                    <w:t>asswordIcon</w:t>
                  </w:r>
                  <w:proofErr w:type="spellEnd"/>
                  <w:r w:rsidRPr="00383EF8">
                    <w:t>”</w:t>
                  </w:r>
                  <w:proofErr w:type="gramStart"/>
                  <w:r w:rsidRPr="00383EF8">
                    <w:t>,</w:t>
                  </w:r>
                  <w:r>
                    <w:t xml:space="preserve"> </w:t>
                  </w:r>
                  <w:r w:rsidRPr="00383EF8">
                    <w:t>”</w:t>
                  </w:r>
                  <w:proofErr w:type="gramEnd"/>
                  <w:r w:rsidRPr="00383EF8">
                    <w:t>”)</w:t>
                  </w:r>
                </w:p>
                <w:p w14:paraId="16E4153B" w14:textId="77777777" w:rsidR="005A2F10" w:rsidRDefault="005A2F10" w:rsidP="00751DE5">
                  <w:pPr>
                    <w:pStyle w:val="a0"/>
                    <w:rPr>
                      <w:rtl/>
                    </w:rPr>
                  </w:pPr>
                </w:p>
                <w:p w14:paraId="470F2983" w14:textId="77777777" w:rsidR="005A2F10" w:rsidRDefault="005A2F10" w:rsidP="00751DE5">
                  <w:pPr>
                    <w:rPr>
                      <w:rFonts w:asciiTheme="minorBidi" w:hAnsiTheme="minorBidi"/>
                      <w:rtl/>
                      <w:lang w:eastAsia="he-IL"/>
                    </w:rPr>
                  </w:pPr>
                </w:p>
              </w:tc>
            </w:tr>
            <w:tr w:rsidR="005A2F10" w14:paraId="27411DCB" w14:textId="77777777" w:rsidTr="00751DE5">
              <w:tc>
                <w:tcPr>
                  <w:tcW w:w="356" w:type="dxa"/>
                </w:tcPr>
                <w:p w14:paraId="5B32CF50" w14:textId="77777777" w:rsidR="005A2F10" w:rsidRDefault="005A2F10" w:rsidP="00751DE5">
                  <w:pPr>
                    <w:rPr>
                      <w:rFonts w:asciiTheme="minorBidi" w:hAnsiTheme="minorBidi"/>
                      <w:rtl/>
                      <w:lang w:eastAsia="he-IL"/>
                    </w:rPr>
                  </w:pPr>
                  <w:r>
                    <w:rPr>
                      <w:rFonts w:asciiTheme="minorBidi" w:hAnsiTheme="minorBidi" w:hint="cs"/>
                      <w:rtl/>
                      <w:lang w:eastAsia="he-IL"/>
                    </w:rPr>
                    <w:t>5</w:t>
                  </w:r>
                </w:p>
              </w:tc>
              <w:tc>
                <w:tcPr>
                  <w:tcW w:w="1253" w:type="dxa"/>
                </w:tcPr>
                <w:p w14:paraId="474818AA" w14:textId="77777777" w:rsidR="005A2F10" w:rsidRDefault="005A2F10" w:rsidP="00751DE5">
                  <w:pPr>
                    <w:rPr>
                      <w:rFonts w:asciiTheme="minorBidi" w:hAnsiTheme="minorBidi"/>
                      <w:rtl/>
                      <w:lang w:eastAsia="he-IL"/>
                    </w:rPr>
                  </w:pPr>
                  <w:r>
                    <w:rPr>
                      <w:rFonts w:asciiTheme="minorBidi" w:hAnsiTheme="minorBidi" w:hint="cs"/>
                      <w:rtl/>
                      <w:lang w:eastAsia="he-IL"/>
                    </w:rPr>
                    <w:t>שדה סיסמה</w:t>
                  </w:r>
                </w:p>
              </w:tc>
              <w:tc>
                <w:tcPr>
                  <w:tcW w:w="814" w:type="dxa"/>
                </w:tcPr>
                <w:p w14:paraId="33E6FB1D" w14:textId="77777777" w:rsidR="005A2F10" w:rsidRPr="215980FF" w:rsidRDefault="005A2F10" w:rsidP="00751DE5">
                  <w:pPr>
                    <w:rPr>
                      <w:rFonts w:asciiTheme="minorBidi" w:hAnsiTheme="minorBidi"/>
                      <w:lang w:eastAsia="he-IL"/>
                    </w:rPr>
                  </w:pPr>
                  <w:r>
                    <w:rPr>
                      <w:rFonts w:asciiTheme="minorBidi" w:hAnsiTheme="minorBidi" w:hint="cs"/>
                      <w:rtl/>
                      <w:lang w:eastAsia="he-IL"/>
                    </w:rPr>
                    <w:t>הכל</w:t>
                  </w:r>
                </w:p>
              </w:tc>
              <w:tc>
                <w:tcPr>
                  <w:tcW w:w="2326" w:type="dxa"/>
                </w:tcPr>
                <w:p w14:paraId="3F3C5AB5" w14:textId="77777777" w:rsidR="005A2F10" w:rsidRDefault="005A2F10" w:rsidP="00751DE5">
                  <w:pPr>
                    <w:rPr>
                      <w:rFonts w:asciiTheme="minorBidi" w:hAnsiTheme="minorBidi"/>
                      <w:rtl/>
                      <w:lang w:eastAsia="he-IL"/>
                    </w:rPr>
                  </w:pPr>
                  <w:r>
                    <w:rPr>
                      <w:rFonts w:asciiTheme="minorBidi" w:hAnsiTheme="minorBidi" w:hint="cs"/>
                      <w:rtl/>
                      <w:lang w:eastAsia="he-IL"/>
                    </w:rPr>
                    <w:t>שדה מסוג סיסמא (הצגת כוכביות)</w:t>
                  </w:r>
                </w:p>
                <w:p w14:paraId="09709D0F" w14:textId="77777777" w:rsidR="005A2F10" w:rsidRDefault="005A2F10" w:rsidP="00751DE5">
                  <w:pPr>
                    <w:rPr>
                      <w:rFonts w:asciiTheme="minorBidi" w:hAnsiTheme="minorBidi"/>
                      <w:rtl/>
                      <w:lang w:eastAsia="he-IL"/>
                    </w:rPr>
                  </w:pPr>
                  <w:r w:rsidRPr="215980FF">
                    <w:rPr>
                      <w:rFonts w:asciiTheme="minorBidi" w:hAnsiTheme="minorBidi"/>
                      <w:lang w:eastAsia="he-IL"/>
                    </w:rPr>
                    <w:t>Place holder</w:t>
                  </w:r>
                  <w:r w:rsidRPr="215980FF">
                    <w:rPr>
                      <w:rFonts w:asciiTheme="minorBidi" w:hAnsiTheme="minorBidi"/>
                      <w:rtl/>
                      <w:lang w:eastAsia="he-IL"/>
                    </w:rPr>
                    <w:t>- סיסמה</w:t>
                  </w:r>
                </w:p>
              </w:tc>
              <w:tc>
                <w:tcPr>
                  <w:tcW w:w="3664" w:type="dxa"/>
                </w:tcPr>
                <w:p w14:paraId="404610FB" w14:textId="77777777" w:rsidR="005A2F10" w:rsidRDefault="005A2F10" w:rsidP="00751DE5">
                  <w:pPr>
                    <w:pStyle w:val="a0"/>
                  </w:pPr>
                  <w:proofErr w:type="spellStart"/>
                  <w:proofErr w:type="gramStart"/>
                  <w:r w:rsidRPr="00383EF8">
                    <w:t>Dic</w:t>
                  </w:r>
                  <w:proofErr w:type="spellEnd"/>
                  <w:r w:rsidRPr="00383EF8">
                    <w:rPr>
                      <w:rFonts w:hint="cs"/>
                      <w:rtl/>
                    </w:rPr>
                    <w:t>)</w:t>
                  </w:r>
                  <w:r w:rsidRPr="00383EF8">
                    <w:t>“</w:t>
                  </w:r>
                  <w:proofErr w:type="spellStart"/>
                  <w:proofErr w:type="gramEnd"/>
                  <w:r>
                    <w:t>loginPopupPasswordTitle</w:t>
                  </w:r>
                  <w:proofErr w:type="spellEnd"/>
                  <w:r w:rsidRPr="00383EF8">
                    <w:t>”</w:t>
                  </w:r>
                  <w:proofErr w:type="gramStart"/>
                  <w:r w:rsidRPr="00383EF8">
                    <w:t>,</w:t>
                  </w:r>
                  <w:r>
                    <w:t xml:space="preserve"> </w:t>
                  </w:r>
                  <w:r w:rsidRPr="00383EF8">
                    <w:t>”</w:t>
                  </w:r>
                  <w:proofErr w:type="gramEnd"/>
                  <w:r>
                    <w:t xml:space="preserve"> </w:t>
                  </w:r>
                  <w:r>
                    <w:rPr>
                      <w:rFonts w:hint="cs"/>
                      <w:rtl/>
                    </w:rPr>
                    <w:t>"סיסמה</w:t>
                  </w:r>
                  <w:r w:rsidRPr="00383EF8">
                    <w:t>)</w:t>
                  </w:r>
                </w:p>
                <w:p w14:paraId="5B06406D" w14:textId="77777777" w:rsidR="005A2F10" w:rsidRDefault="005A2F10" w:rsidP="00751DE5">
                  <w:pPr>
                    <w:pStyle w:val="a0"/>
                    <w:rPr>
                      <w:rtl/>
                    </w:rPr>
                  </w:pPr>
                </w:p>
                <w:p w14:paraId="2AAA0D64" w14:textId="351C0F37" w:rsidR="003A06FE" w:rsidRDefault="005A2F10" w:rsidP="003A06FE">
                  <w:pPr>
                    <w:rPr>
                      <w:strike/>
                      <w:rtl/>
                    </w:rPr>
                  </w:pPr>
                  <w:r>
                    <w:rPr>
                      <w:rFonts w:hint="cs"/>
                      <w:rtl/>
                    </w:rPr>
                    <w:t>ולידציה</w:t>
                  </w:r>
                  <w:r w:rsidRPr="003A06FE">
                    <w:rPr>
                      <w:rFonts w:hint="cs"/>
                      <w:strike/>
                      <w:rtl/>
                    </w:rPr>
                    <w:t>:</w:t>
                  </w:r>
                  <w:r w:rsidRPr="003A06FE">
                    <w:rPr>
                      <w:strike/>
                    </w:rPr>
                    <w:t>"^[a-zA-Z0-9_]{1,40}$"</w:t>
                  </w:r>
                </w:p>
                <w:p w14:paraId="10808042" w14:textId="7F88FD7E" w:rsidR="003A06FE" w:rsidRPr="003A06FE" w:rsidRDefault="003A06FE" w:rsidP="003A06FE">
                  <w:pPr>
                    <w:rPr>
                      <w:rtl/>
                    </w:rPr>
                  </w:pPr>
                  <w:r>
                    <w:rPr>
                      <w:rFonts w:hint="cs"/>
                      <w:rtl/>
                    </w:rPr>
                    <w:t>עד 50 תווים</w:t>
                  </w:r>
                </w:p>
                <w:p w14:paraId="23775835" w14:textId="77777777" w:rsidR="005A2F10" w:rsidRPr="004D35E1" w:rsidRDefault="005A2F10" w:rsidP="00751DE5">
                  <w:pPr>
                    <w:rPr>
                      <w:rtl/>
                      <w:lang w:eastAsia="he-IL"/>
                    </w:rPr>
                  </w:pPr>
                  <w:r w:rsidRPr="004D35E1">
                    <w:rPr>
                      <w:rFonts w:hint="cs"/>
                      <w:rtl/>
                      <w:lang w:eastAsia="he-IL"/>
                    </w:rPr>
                    <w:t>הודעת שגיאה עבור שדה חובה, תופיע באדום מתחת לשדה</w:t>
                  </w:r>
                </w:p>
                <w:p w14:paraId="347FBCE0" w14:textId="77777777" w:rsidR="005A2F10" w:rsidRDefault="005A2F10" w:rsidP="00751DE5">
                  <w:pPr>
                    <w:pStyle w:val="a0"/>
                  </w:pPr>
                  <w:proofErr w:type="spellStart"/>
                  <w:proofErr w:type="gramStart"/>
                  <w:r w:rsidRPr="00383EF8">
                    <w:lastRenderedPageBreak/>
                    <w:t>Dic</w:t>
                  </w:r>
                  <w:proofErr w:type="spellEnd"/>
                  <w:r w:rsidRPr="00383EF8">
                    <w:rPr>
                      <w:rFonts w:hint="cs"/>
                      <w:rtl/>
                    </w:rPr>
                    <w:t>)</w:t>
                  </w:r>
                  <w:r w:rsidRPr="00383EF8">
                    <w:t>“</w:t>
                  </w:r>
                  <w:proofErr w:type="spellStart"/>
                  <w:proofErr w:type="gramEnd"/>
                  <w:r>
                    <w:t>loginPopupMandatoryError</w:t>
                  </w:r>
                  <w:proofErr w:type="spellEnd"/>
                  <w:r w:rsidRPr="00383EF8">
                    <w:t>”</w:t>
                  </w:r>
                  <w:proofErr w:type="gramStart"/>
                  <w:r w:rsidRPr="00383EF8">
                    <w:t>,</w:t>
                  </w:r>
                  <w:r>
                    <w:t xml:space="preserve"> </w:t>
                  </w:r>
                  <w:r w:rsidRPr="00383EF8">
                    <w:t>”</w:t>
                  </w:r>
                  <w:r>
                    <w:rPr>
                      <w:rFonts w:hint="cs"/>
                      <w:rtl/>
                    </w:rPr>
                    <w:t>שדה</w:t>
                  </w:r>
                  <w:proofErr w:type="gramEnd"/>
                  <w:r>
                    <w:rPr>
                      <w:rFonts w:hint="cs"/>
                      <w:rtl/>
                    </w:rPr>
                    <w:t xml:space="preserve"> חובה</w:t>
                  </w:r>
                  <w:r>
                    <w:t>”</w:t>
                  </w:r>
                  <w:r w:rsidRPr="00383EF8">
                    <w:t>)</w:t>
                  </w:r>
                </w:p>
                <w:p w14:paraId="237DAC20" w14:textId="77777777" w:rsidR="005A2F10" w:rsidRPr="00824BC2" w:rsidRDefault="005A2F10" w:rsidP="00751DE5">
                  <w:pPr>
                    <w:rPr>
                      <w:rFonts w:ascii="inherit" w:eastAsia="Times New Roman" w:hAnsi="inherit" w:cs="Courier New"/>
                      <w:color w:val="7D2727"/>
                      <w:bdr w:val="none" w:sz="0" w:space="0" w:color="auto" w:frame="1"/>
                      <w:shd w:val="clear" w:color="auto" w:fill="EFF0F1"/>
                      <w:rtl/>
                    </w:rPr>
                  </w:pPr>
                </w:p>
              </w:tc>
            </w:tr>
            <w:tr w:rsidR="005A2F10" w14:paraId="02809F31" w14:textId="77777777" w:rsidTr="00751DE5">
              <w:tc>
                <w:tcPr>
                  <w:tcW w:w="356" w:type="dxa"/>
                </w:tcPr>
                <w:p w14:paraId="0820CA3E" w14:textId="77777777" w:rsidR="005A2F10" w:rsidRDefault="005A2F10" w:rsidP="00751DE5">
                  <w:pPr>
                    <w:rPr>
                      <w:rFonts w:asciiTheme="minorBidi" w:hAnsiTheme="minorBidi"/>
                      <w:rtl/>
                      <w:lang w:eastAsia="he-IL"/>
                    </w:rPr>
                  </w:pPr>
                  <w:r>
                    <w:rPr>
                      <w:rFonts w:asciiTheme="minorBidi" w:hAnsiTheme="minorBidi" w:hint="cs"/>
                      <w:rtl/>
                      <w:lang w:eastAsia="he-IL"/>
                    </w:rPr>
                    <w:lastRenderedPageBreak/>
                    <w:t>6</w:t>
                  </w:r>
                </w:p>
              </w:tc>
              <w:tc>
                <w:tcPr>
                  <w:tcW w:w="1253" w:type="dxa"/>
                </w:tcPr>
                <w:p w14:paraId="6CFB69AA" w14:textId="77777777" w:rsidR="005A2F10" w:rsidRDefault="005A2F10" w:rsidP="00751DE5">
                  <w:pPr>
                    <w:rPr>
                      <w:rFonts w:asciiTheme="minorBidi" w:hAnsiTheme="minorBidi"/>
                      <w:rtl/>
                      <w:lang w:eastAsia="he-IL"/>
                    </w:rPr>
                  </w:pPr>
                  <w:r>
                    <w:rPr>
                      <w:rFonts w:asciiTheme="minorBidi" w:hAnsiTheme="minorBidi" w:hint="cs"/>
                      <w:rtl/>
                      <w:lang w:eastAsia="he-IL"/>
                    </w:rPr>
                    <w:t>"שכחתי סיסמה"</w:t>
                  </w:r>
                </w:p>
              </w:tc>
              <w:tc>
                <w:tcPr>
                  <w:tcW w:w="814" w:type="dxa"/>
                </w:tcPr>
                <w:p w14:paraId="041180FE" w14:textId="77777777" w:rsidR="005A2F10" w:rsidRDefault="005A2F10" w:rsidP="00751DE5">
                  <w:pPr>
                    <w:rPr>
                      <w:rFonts w:asciiTheme="minorBidi" w:hAnsiTheme="minorBidi"/>
                      <w:rtl/>
                      <w:lang w:eastAsia="he-IL"/>
                    </w:rPr>
                  </w:pPr>
                  <w:r>
                    <w:rPr>
                      <w:rFonts w:asciiTheme="minorBidi" w:hAnsiTheme="minorBidi" w:hint="cs"/>
                      <w:rtl/>
                      <w:lang w:eastAsia="he-IL"/>
                    </w:rPr>
                    <w:t>הכל</w:t>
                  </w:r>
                </w:p>
              </w:tc>
              <w:tc>
                <w:tcPr>
                  <w:tcW w:w="2326" w:type="dxa"/>
                </w:tcPr>
                <w:p w14:paraId="2E8E48D8" w14:textId="77777777" w:rsidR="005A2F10" w:rsidRPr="215980FF" w:rsidRDefault="005A2F10" w:rsidP="00751DE5">
                  <w:pPr>
                    <w:rPr>
                      <w:rFonts w:asciiTheme="minorBidi" w:hAnsiTheme="minorBidi"/>
                      <w:lang w:eastAsia="he-IL"/>
                    </w:rPr>
                  </w:pPr>
                  <w:r>
                    <w:rPr>
                      <w:rFonts w:asciiTheme="minorBidi" w:hAnsiTheme="minorBidi" w:hint="cs"/>
                      <w:rtl/>
                      <w:lang w:eastAsia="he-IL"/>
                    </w:rPr>
                    <w:t xml:space="preserve">קישור טקסטואלי לפתיחת </w:t>
                  </w:r>
                  <w:proofErr w:type="spellStart"/>
                  <w:r>
                    <w:rPr>
                      <w:rFonts w:asciiTheme="minorBidi" w:hAnsiTheme="minorBidi" w:hint="cs"/>
                      <w:rtl/>
                      <w:lang w:eastAsia="he-IL"/>
                    </w:rPr>
                    <w:t>פופאפ</w:t>
                  </w:r>
                  <w:proofErr w:type="spellEnd"/>
                  <w:r>
                    <w:rPr>
                      <w:rFonts w:asciiTheme="minorBidi" w:hAnsiTheme="minorBidi" w:hint="cs"/>
                      <w:rtl/>
                      <w:lang w:eastAsia="he-IL"/>
                    </w:rPr>
                    <w:t xml:space="preserve"> </w:t>
                  </w:r>
                  <w:r>
                    <w:rPr>
                      <w:rFonts w:asciiTheme="minorBidi" w:hAnsiTheme="minorBidi"/>
                      <w:rtl/>
                      <w:lang w:eastAsia="he-IL"/>
                    </w:rPr>
                    <w:t>–</w:t>
                  </w:r>
                  <w:r>
                    <w:rPr>
                      <w:rFonts w:asciiTheme="minorBidi" w:hAnsiTheme="minorBidi" w:hint="cs"/>
                      <w:rtl/>
                      <w:lang w:eastAsia="he-IL"/>
                    </w:rPr>
                    <w:t xml:space="preserve"> </w:t>
                  </w:r>
                  <w:proofErr w:type="spellStart"/>
                  <w:r>
                    <w:rPr>
                      <w:rFonts w:asciiTheme="minorBidi" w:hAnsiTheme="minorBidi"/>
                      <w:lang w:eastAsia="he-IL"/>
                    </w:rPr>
                    <w:t>forgotPassword</w:t>
                  </w:r>
                  <w:proofErr w:type="spellEnd"/>
                </w:p>
              </w:tc>
              <w:tc>
                <w:tcPr>
                  <w:tcW w:w="3664" w:type="dxa"/>
                </w:tcPr>
                <w:p w14:paraId="238D65A1" w14:textId="77777777" w:rsidR="005A2F10" w:rsidRPr="00383EF8" w:rsidRDefault="005A2F10" w:rsidP="00751DE5">
                  <w:pPr>
                    <w:pStyle w:val="a0"/>
                  </w:pPr>
                  <w:proofErr w:type="spellStart"/>
                  <w:proofErr w:type="gramStart"/>
                  <w:r w:rsidRPr="00383EF8">
                    <w:t>Dic</w:t>
                  </w:r>
                  <w:proofErr w:type="spellEnd"/>
                  <w:r w:rsidRPr="00383EF8">
                    <w:rPr>
                      <w:rFonts w:hint="cs"/>
                      <w:rtl/>
                    </w:rPr>
                    <w:t>)</w:t>
                  </w:r>
                  <w:r w:rsidRPr="00383EF8">
                    <w:t>“</w:t>
                  </w:r>
                  <w:proofErr w:type="spellStart"/>
                  <w:proofErr w:type="gramEnd"/>
                  <w:r>
                    <w:t>loginPopup</w:t>
                  </w:r>
                  <w:r>
                    <w:rPr>
                      <w:rFonts w:hint="cs"/>
                    </w:rPr>
                    <w:t>F</w:t>
                  </w:r>
                  <w:r>
                    <w:t>orgotPasswordTitle</w:t>
                  </w:r>
                  <w:proofErr w:type="spellEnd"/>
                  <w:r w:rsidRPr="00383EF8">
                    <w:t>”</w:t>
                  </w:r>
                  <w:proofErr w:type="gramStart"/>
                  <w:r w:rsidRPr="00383EF8">
                    <w:t>,</w:t>
                  </w:r>
                  <w:r>
                    <w:t xml:space="preserve"> </w:t>
                  </w:r>
                  <w:r w:rsidRPr="00383EF8">
                    <w:t>”</w:t>
                  </w:r>
                  <w:proofErr w:type="gramEnd"/>
                  <w:r>
                    <w:t xml:space="preserve"> </w:t>
                  </w:r>
                  <w:r>
                    <w:rPr>
                      <w:rFonts w:hint="cs"/>
                      <w:rtl/>
                    </w:rPr>
                    <w:t>"שכחתי סיסמה</w:t>
                  </w:r>
                  <w:r w:rsidRPr="00383EF8">
                    <w:t>)</w:t>
                  </w:r>
                </w:p>
              </w:tc>
            </w:tr>
            <w:tr w:rsidR="005A2F10" w14:paraId="3F7F5CDB" w14:textId="77777777" w:rsidTr="00751DE5">
              <w:tc>
                <w:tcPr>
                  <w:tcW w:w="356" w:type="dxa"/>
                </w:tcPr>
                <w:p w14:paraId="1B67DC24" w14:textId="77777777" w:rsidR="005A2F10" w:rsidRDefault="005A2F10" w:rsidP="00751DE5">
                  <w:pPr>
                    <w:rPr>
                      <w:rFonts w:asciiTheme="minorBidi" w:hAnsiTheme="minorBidi"/>
                      <w:rtl/>
                      <w:lang w:eastAsia="he-IL"/>
                    </w:rPr>
                  </w:pPr>
                  <w:r>
                    <w:rPr>
                      <w:rFonts w:asciiTheme="minorBidi" w:hAnsiTheme="minorBidi" w:hint="cs"/>
                      <w:rtl/>
                      <w:lang w:eastAsia="he-IL"/>
                    </w:rPr>
                    <w:t>7</w:t>
                  </w:r>
                </w:p>
              </w:tc>
              <w:tc>
                <w:tcPr>
                  <w:tcW w:w="1253" w:type="dxa"/>
                </w:tcPr>
                <w:p w14:paraId="7A75138A" w14:textId="77777777" w:rsidR="005A2F10" w:rsidRDefault="005A2F10" w:rsidP="00751DE5">
                  <w:pPr>
                    <w:rPr>
                      <w:rFonts w:asciiTheme="minorBidi" w:hAnsiTheme="minorBidi"/>
                      <w:rtl/>
                      <w:lang w:eastAsia="he-IL"/>
                    </w:rPr>
                  </w:pPr>
                  <w:r w:rsidRPr="215980FF">
                    <w:rPr>
                      <w:rFonts w:asciiTheme="minorBidi" w:hAnsiTheme="minorBidi"/>
                      <w:rtl/>
                      <w:lang w:eastAsia="he-IL"/>
                    </w:rPr>
                    <w:t>"התחבר"</w:t>
                  </w:r>
                </w:p>
              </w:tc>
              <w:tc>
                <w:tcPr>
                  <w:tcW w:w="814" w:type="dxa"/>
                </w:tcPr>
                <w:p w14:paraId="787B8A64" w14:textId="77777777" w:rsidR="005A2F10" w:rsidRDefault="005A2F10" w:rsidP="00751DE5">
                  <w:pPr>
                    <w:rPr>
                      <w:rFonts w:asciiTheme="minorBidi" w:hAnsiTheme="minorBidi"/>
                      <w:rtl/>
                      <w:lang w:eastAsia="he-IL"/>
                    </w:rPr>
                  </w:pPr>
                  <w:r>
                    <w:rPr>
                      <w:rFonts w:asciiTheme="minorBidi" w:hAnsiTheme="minorBidi" w:hint="cs"/>
                      <w:rtl/>
                      <w:lang w:eastAsia="he-IL"/>
                    </w:rPr>
                    <w:t>הכל</w:t>
                  </w:r>
                </w:p>
              </w:tc>
              <w:tc>
                <w:tcPr>
                  <w:tcW w:w="2326" w:type="dxa"/>
                </w:tcPr>
                <w:p w14:paraId="367928DF" w14:textId="77777777" w:rsidR="005A2F10" w:rsidRDefault="005A2F10" w:rsidP="00751DE5">
                  <w:pPr>
                    <w:rPr>
                      <w:rFonts w:asciiTheme="minorBidi" w:hAnsiTheme="minorBidi"/>
                      <w:rtl/>
                      <w:lang w:eastAsia="he-IL"/>
                    </w:rPr>
                  </w:pPr>
                  <w:r>
                    <w:rPr>
                      <w:rFonts w:asciiTheme="minorBidi" w:hAnsiTheme="minorBidi" w:hint="cs"/>
                      <w:rtl/>
                      <w:lang w:eastAsia="he-IL"/>
                    </w:rPr>
                    <w:t>כפתור</w:t>
                  </w:r>
                </w:p>
              </w:tc>
              <w:tc>
                <w:tcPr>
                  <w:tcW w:w="3664" w:type="dxa"/>
                </w:tcPr>
                <w:p w14:paraId="6121C74E" w14:textId="77777777" w:rsidR="005A2F10" w:rsidRDefault="005A2F10" w:rsidP="00751DE5">
                  <w:pPr>
                    <w:pStyle w:val="a0"/>
                    <w:rPr>
                      <w:rtl/>
                    </w:rPr>
                  </w:pPr>
                  <w:proofErr w:type="spellStart"/>
                  <w:proofErr w:type="gramStart"/>
                  <w:r>
                    <w:t>Popup.login.buttonText</w:t>
                  </w:r>
                  <w:proofErr w:type="spellEnd"/>
                  <w:proofErr w:type="gramEnd"/>
                </w:p>
                <w:p w14:paraId="67E7E26F" w14:textId="77777777" w:rsidR="005A2F10" w:rsidRDefault="005A2F10" w:rsidP="00751DE5">
                  <w:pPr>
                    <w:pStyle w:val="a0"/>
                  </w:pPr>
                  <w:proofErr w:type="spellStart"/>
                  <w:proofErr w:type="gramStart"/>
                  <w:r w:rsidRPr="00383EF8">
                    <w:t>Dic</w:t>
                  </w:r>
                  <w:proofErr w:type="spellEnd"/>
                  <w:r w:rsidRPr="00383EF8">
                    <w:rPr>
                      <w:rFonts w:hint="cs"/>
                      <w:rtl/>
                    </w:rPr>
                    <w:t>)</w:t>
                  </w:r>
                  <w:r w:rsidRPr="00383EF8">
                    <w:t>“</w:t>
                  </w:r>
                  <w:proofErr w:type="spellStart"/>
                  <w:proofErr w:type="gramEnd"/>
                  <w:r>
                    <w:t>loginPopupUser</w:t>
                  </w:r>
                  <w:r>
                    <w:rPr>
                      <w:rFonts w:hint="cs"/>
                    </w:rPr>
                    <w:t>L</w:t>
                  </w:r>
                  <w:r>
                    <w:t>oginButtonText</w:t>
                  </w:r>
                  <w:proofErr w:type="spellEnd"/>
                  <w:r w:rsidRPr="00383EF8">
                    <w:t>”</w:t>
                  </w:r>
                  <w:proofErr w:type="gramStart"/>
                  <w:r w:rsidRPr="00383EF8">
                    <w:t>,</w:t>
                  </w:r>
                  <w:r>
                    <w:t xml:space="preserve"> </w:t>
                  </w:r>
                  <w:r w:rsidRPr="00383EF8">
                    <w:t>”</w:t>
                  </w:r>
                  <w:proofErr w:type="gramEnd"/>
                  <w:r>
                    <w:t xml:space="preserve"> </w:t>
                  </w:r>
                  <w:r>
                    <w:rPr>
                      <w:rFonts w:hint="cs"/>
                      <w:rtl/>
                    </w:rPr>
                    <w:t>"התחבר</w:t>
                  </w:r>
                  <w:r w:rsidRPr="00383EF8">
                    <w:t>)</w:t>
                  </w:r>
                </w:p>
                <w:p w14:paraId="45E6BA21" w14:textId="77777777" w:rsidR="005A2F10" w:rsidRPr="00267485" w:rsidRDefault="005A2F10" w:rsidP="00751DE5">
                  <w:pPr>
                    <w:rPr>
                      <w:rtl/>
                      <w:lang w:eastAsia="he-IL"/>
                    </w:rPr>
                  </w:pPr>
                  <w:r>
                    <w:rPr>
                      <w:rFonts w:hint="cs"/>
                      <w:rtl/>
                    </w:rPr>
                    <w:t>בלחיצה יש לבצע תהליך התחברות המתואר מטה</w:t>
                  </w:r>
                </w:p>
              </w:tc>
            </w:tr>
            <w:tr w:rsidR="005A2F10" w14:paraId="624BFB61" w14:textId="77777777" w:rsidTr="00751DE5">
              <w:tc>
                <w:tcPr>
                  <w:tcW w:w="356" w:type="dxa"/>
                </w:tcPr>
                <w:p w14:paraId="141A015F" w14:textId="77777777" w:rsidR="005A2F10" w:rsidRDefault="005A2F10" w:rsidP="00751DE5">
                  <w:pPr>
                    <w:rPr>
                      <w:rFonts w:asciiTheme="minorBidi" w:hAnsiTheme="minorBidi"/>
                      <w:rtl/>
                      <w:lang w:eastAsia="he-IL"/>
                    </w:rPr>
                  </w:pPr>
                  <w:r>
                    <w:rPr>
                      <w:rFonts w:asciiTheme="minorBidi" w:hAnsiTheme="minorBidi" w:hint="cs"/>
                      <w:rtl/>
                      <w:lang w:eastAsia="he-IL"/>
                    </w:rPr>
                    <w:t>8</w:t>
                  </w:r>
                </w:p>
              </w:tc>
              <w:tc>
                <w:tcPr>
                  <w:tcW w:w="1253" w:type="dxa"/>
                </w:tcPr>
                <w:p w14:paraId="44B35BC0" w14:textId="77777777" w:rsidR="005A2F10" w:rsidRDefault="005A2F10" w:rsidP="00751DE5">
                  <w:pPr>
                    <w:rPr>
                      <w:rFonts w:asciiTheme="minorBidi" w:hAnsiTheme="minorBidi"/>
                      <w:rtl/>
                      <w:lang w:eastAsia="he-IL"/>
                    </w:rPr>
                  </w:pPr>
                  <w:r>
                    <w:rPr>
                      <w:rFonts w:asciiTheme="minorBidi" w:hAnsiTheme="minorBidi" w:hint="cs"/>
                      <w:rtl/>
                      <w:lang w:eastAsia="he-IL"/>
                    </w:rPr>
                    <w:t>"הרשמה"</w:t>
                  </w:r>
                </w:p>
              </w:tc>
              <w:tc>
                <w:tcPr>
                  <w:tcW w:w="814" w:type="dxa"/>
                </w:tcPr>
                <w:p w14:paraId="2FD39E1B" w14:textId="77777777" w:rsidR="005A2F10" w:rsidRDefault="005A2F10" w:rsidP="00751DE5">
                  <w:pPr>
                    <w:rPr>
                      <w:rFonts w:asciiTheme="minorBidi" w:hAnsiTheme="minorBidi"/>
                      <w:rtl/>
                      <w:lang w:eastAsia="he-IL"/>
                    </w:rPr>
                  </w:pPr>
                  <w:r>
                    <w:rPr>
                      <w:rFonts w:asciiTheme="minorBidi" w:hAnsiTheme="minorBidi" w:hint="cs"/>
                      <w:rtl/>
                      <w:lang w:eastAsia="he-IL"/>
                    </w:rPr>
                    <w:t>הכל</w:t>
                  </w:r>
                </w:p>
              </w:tc>
              <w:tc>
                <w:tcPr>
                  <w:tcW w:w="2326" w:type="dxa"/>
                </w:tcPr>
                <w:p w14:paraId="646544FA" w14:textId="77777777" w:rsidR="005A2F10" w:rsidRDefault="005A2F10" w:rsidP="00751DE5">
                  <w:pPr>
                    <w:rPr>
                      <w:rFonts w:asciiTheme="minorBidi" w:hAnsiTheme="minorBidi"/>
                      <w:rtl/>
                      <w:lang w:eastAsia="he-IL"/>
                    </w:rPr>
                  </w:pPr>
                  <w:r>
                    <w:rPr>
                      <w:rFonts w:asciiTheme="minorBidi" w:hAnsiTheme="minorBidi" w:hint="cs"/>
                      <w:rtl/>
                      <w:lang w:eastAsia="he-IL"/>
                    </w:rPr>
                    <w:t>כפתור</w:t>
                  </w:r>
                </w:p>
              </w:tc>
              <w:tc>
                <w:tcPr>
                  <w:tcW w:w="3664" w:type="dxa"/>
                </w:tcPr>
                <w:p w14:paraId="1C141C7D" w14:textId="77777777" w:rsidR="005A2F10" w:rsidRDefault="005A2F10" w:rsidP="00751DE5">
                  <w:pPr>
                    <w:pStyle w:val="a0"/>
                  </w:pPr>
                  <w:proofErr w:type="spellStart"/>
                  <w:proofErr w:type="gramStart"/>
                  <w:r w:rsidRPr="00383EF8">
                    <w:t>Dic</w:t>
                  </w:r>
                  <w:proofErr w:type="spellEnd"/>
                  <w:r w:rsidRPr="00383EF8">
                    <w:rPr>
                      <w:rFonts w:hint="cs"/>
                      <w:rtl/>
                    </w:rPr>
                    <w:t>)</w:t>
                  </w:r>
                  <w:r w:rsidRPr="00383EF8">
                    <w:t>“</w:t>
                  </w:r>
                  <w:proofErr w:type="spellStart"/>
                  <w:proofErr w:type="gramEnd"/>
                  <w:r>
                    <w:t>loginPopupUser</w:t>
                  </w:r>
                  <w:r>
                    <w:rPr>
                      <w:rFonts w:hint="cs"/>
                    </w:rPr>
                    <w:t>R</w:t>
                  </w:r>
                  <w:r>
                    <w:t>egisterButtonText</w:t>
                  </w:r>
                  <w:proofErr w:type="spellEnd"/>
                  <w:r w:rsidRPr="00383EF8">
                    <w:t>”</w:t>
                  </w:r>
                  <w:proofErr w:type="gramStart"/>
                  <w:r w:rsidRPr="00383EF8">
                    <w:t>,</w:t>
                  </w:r>
                  <w:r>
                    <w:t xml:space="preserve"> </w:t>
                  </w:r>
                  <w:r w:rsidRPr="00383EF8">
                    <w:t>”</w:t>
                  </w:r>
                  <w:proofErr w:type="gramEnd"/>
                  <w:r>
                    <w:t xml:space="preserve"> </w:t>
                  </w:r>
                  <w:r>
                    <w:rPr>
                      <w:rFonts w:hint="cs"/>
                      <w:rtl/>
                    </w:rPr>
                    <w:t>"הרשמה</w:t>
                  </w:r>
                  <w:r w:rsidRPr="00383EF8">
                    <w:t>)</w:t>
                  </w:r>
                </w:p>
                <w:p w14:paraId="4A95AFF1" w14:textId="77777777" w:rsidR="005A2F10" w:rsidRDefault="005A2F10" w:rsidP="00751DE5">
                  <w:pPr>
                    <w:pStyle w:val="a0"/>
                    <w:rPr>
                      <w:rtl/>
                    </w:rPr>
                  </w:pPr>
                </w:p>
                <w:p w14:paraId="6B8B83CB" w14:textId="77777777" w:rsidR="005A2F10" w:rsidRDefault="005A2F10" w:rsidP="00751DE5">
                  <w:pPr>
                    <w:rPr>
                      <w:rtl/>
                      <w:lang w:eastAsia="he-IL"/>
                    </w:rPr>
                  </w:pPr>
                  <w:r>
                    <w:rPr>
                      <w:rFonts w:hint="cs"/>
                      <w:rtl/>
                      <w:lang w:eastAsia="he-IL"/>
                    </w:rPr>
                    <w:t>לחיצה על הכפתור תעביר את המשתמש למסך "הרשמה"</w:t>
                  </w:r>
                </w:p>
              </w:tc>
            </w:tr>
            <w:tr w:rsidR="005A2F10" w14:paraId="20FB7C35" w14:textId="77777777" w:rsidTr="00751DE5">
              <w:tc>
                <w:tcPr>
                  <w:tcW w:w="356" w:type="dxa"/>
                </w:tcPr>
                <w:p w14:paraId="17F7A32A" w14:textId="77777777" w:rsidR="005A2F10" w:rsidRDefault="005A2F10" w:rsidP="00751DE5">
                  <w:pPr>
                    <w:rPr>
                      <w:rFonts w:asciiTheme="minorBidi" w:hAnsiTheme="minorBidi"/>
                      <w:rtl/>
                      <w:lang w:eastAsia="he-IL"/>
                    </w:rPr>
                  </w:pPr>
                  <w:r>
                    <w:rPr>
                      <w:rFonts w:asciiTheme="minorBidi" w:hAnsiTheme="minorBidi" w:hint="cs"/>
                      <w:rtl/>
                      <w:lang w:eastAsia="he-IL"/>
                    </w:rPr>
                    <w:t>9</w:t>
                  </w:r>
                </w:p>
              </w:tc>
              <w:tc>
                <w:tcPr>
                  <w:tcW w:w="1253" w:type="dxa"/>
                </w:tcPr>
                <w:p w14:paraId="123B3D74" w14:textId="77777777" w:rsidR="005A2F10" w:rsidRDefault="005A2F10" w:rsidP="00751DE5">
                  <w:pPr>
                    <w:rPr>
                      <w:rFonts w:asciiTheme="minorBidi" w:hAnsiTheme="minorBidi"/>
                      <w:rtl/>
                      <w:lang w:eastAsia="he-IL"/>
                    </w:rPr>
                  </w:pPr>
                  <w:r>
                    <w:rPr>
                      <w:rFonts w:asciiTheme="minorBidi" w:hAnsiTheme="minorBidi" w:hint="cs"/>
                      <w:rtl/>
                      <w:lang w:eastAsia="he-IL"/>
                    </w:rPr>
                    <w:t>צור קשר</w:t>
                  </w:r>
                </w:p>
              </w:tc>
              <w:tc>
                <w:tcPr>
                  <w:tcW w:w="814" w:type="dxa"/>
                </w:tcPr>
                <w:p w14:paraId="05B151A7" w14:textId="77777777" w:rsidR="005A2F10" w:rsidRDefault="005A2F10" w:rsidP="00751DE5">
                  <w:pPr>
                    <w:rPr>
                      <w:rFonts w:asciiTheme="minorBidi" w:hAnsiTheme="minorBidi"/>
                      <w:rtl/>
                      <w:lang w:eastAsia="he-IL"/>
                    </w:rPr>
                  </w:pPr>
                  <w:r>
                    <w:rPr>
                      <w:rFonts w:asciiTheme="minorBidi" w:hAnsiTheme="minorBidi" w:hint="cs"/>
                      <w:rtl/>
                      <w:lang w:eastAsia="he-IL"/>
                    </w:rPr>
                    <w:t>הכל</w:t>
                  </w:r>
                </w:p>
              </w:tc>
              <w:tc>
                <w:tcPr>
                  <w:tcW w:w="2326" w:type="dxa"/>
                </w:tcPr>
                <w:p w14:paraId="7E962438" w14:textId="77777777" w:rsidR="005A2F10" w:rsidRDefault="005A2F10" w:rsidP="00751DE5">
                  <w:pPr>
                    <w:rPr>
                      <w:rFonts w:asciiTheme="minorBidi" w:hAnsiTheme="minorBidi"/>
                      <w:rtl/>
                      <w:lang w:eastAsia="he-IL"/>
                    </w:rPr>
                  </w:pPr>
                  <w:r>
                    <w:rPr>
                      <w:rFonts w:asciiTheme="minorBidi" w:hAnsiTheme="minorBidi" w:hint="cs"/>
                      <w:rtl/>
                      <w:lang w:eastAsia="he-IL"/>
                    </w:rPr>
                    <w:t>קישור טקסטואלי</w:t>
                  </w:r>
                </w:p>
              </w:tc>
              <w:tc>
                <w:tcPr>
                  <w:tcW w:w="3664" w:type="dxa"/>
                </w:tcPr>
                <w:p w14:paraId="60F86D28" w14:textId="77777777" w:rsidR="005A2F10" w:rsidRDefault="005A2F10" w:rsidP="00751DE5">
                  <w:pPr>
                    <w:pStyle w:val="a0"/>
                  </w:pPr>
                  <w:proofErr w:type="spellStart"/>
                  <w:proofErr w:type="gramStart"/>
                  <w:r w:rsidRPr="00383EF8">
                    <w:t>Dic</w:t>
                  </w:r>
                  <w:proofErr w:type="spellEnd"/>
                  <w:r w:rsidRPr="00383EF8">
                    <w:rPr>
                      <w:rFonts w:hint="cs"/>
                      <w:rtl/>
                    </w:rPr>
                    <w:t>)</w:t>
                  </w:r>
                  <w:r w:rsidRPr="00383EF8">
                    <w:t>“</w:t>
                  </w:r>
                  <w:proofErr w:type="spellStart"/>
                  <w:proofErr w:type="gramEnd"/>
                  <w:r>
                    <w:t>loginPopup</w:t>
                  </w:r>
                  <w:r>
                    <w:rPr>
                      <w:rFonts w:hint="cs"/>
                    </w:rPr>
                    <w:t>C</w:t>
                  </w:r>
                  <w:r>
                    <w:t>ontactUsTitle</w:t>
                  </w:r>
                  <w:proofErr w:type="spellEnd"/>
                  <w:r w:rsidRPr="00383EF8">
                    <w:t>”</w:t>
                  </w:r>
                  <w:proofErr w:type="gramStart"/>
                  <w:r w:rsidRPr="00383EF8">
                    <w:t>,</w:t>
                  </w:r>
                  <w:r>
                    <w:t xml:space="preserve"> </w:t>
                  </w:r>
                  <w:r w:rsidRPr="00383EF8">
                    <w:t>”</w:t>
                  </w:r>
                  <w:proofErr w:type="gramEnd"/>
                  <w:r>
                    <w:t xml:space="preserve"> </w:t>
                  </w:r>
                  <w:r>
                    <w:rPr>
                      <w:rFonts w:hint="cs"/>
                      <w:rtl/>
                    </w:rPr>
                    <w:t>צור קשר</w:t>
                  </w:r>
                  <w:r>
                    <w:t>”</w:t>
                  </w:r>
                  <w:r w:rsidRPr="00383EF8">
                    <w:t>)</w:t>
                  </w:r>
                </w:p>
                <w:p w14:paraId="35807844" w14:textId="77777777" w:rsidR="005A2F10" w:rsidRDefault="005A2F10" w:rsidP="00751DE5">
                  <w:pPr>
                    <w:pStyle w:val="a0"/>
                  </w:pPr>
                </w:p>
                <w:p w14:paraId="1C928F4A" w14:textId="77777777" w:rsidR="005A2F10" w:rsidRDefault="005A2F10" w:rsidP="00751DE5">
                  <w:pPr>
                    <w:rPr>
                      <w:rtl/>
                    </w:rPr>
                  </w:pPr>
                  <w:r w:rsidRPr="74C6CAAA">
                    <w:rPr>
                      <w:rtl/>
                    </w:rPr>
                    <w:t xml:space="preserve">לחיצה על הקישור </w:t>
                  </w:r>
                  <w:r>
                    <w:rPr>
                      <w:rFonts w:hint="cs"/>
                      <w:rtl/>
                    </w:rPr>
                    <w:t>תפתח חייגן אשר יבצע חיוג מידיי למוקד  (במידה ומערכת הפעלה מאפשרת זאת).</w:t>
                  </w:r>
                </w:p>
                <w:p w14:paraId="3D8FC168" w14:textId="77777777" w:rsidR="005A2F10" w:rsidRDefault="005A2F10" w:rsidP="00751DE5">
                  <w:pPr>
                    <w:pStyle w:val="a0"/>
                  </w:pPr>
                  <w:proofErr w:type="spellStart"/>
                  <w:proofErr w:type="gramStart"/>
                  <w:r w:rsidRPr="00383EF8">
                    <w:t>Dic</w:t>
                  </w:r>
                  <w:proofErr w:type="spellEnd"/>
                  <w:r w:rsidRPr="00383EF8">
                    <w:rPr>
                      <w:rFonts w:hint="cs"/>
                      <w:rtl/>
                    </w:rPr>
                    <w:t>)</w:t>
                  </w:r>
                  <w:r w:rsidRPr="00383EF8">
                    <w:t>“</w:t>
                  </w:r>
                  <w:proofErr w:type="spellStart"/>
                  <w:proofErr w:type="gramEnd"/>
                  <w:r>
                    <w:t>loginPopupCustomerServiceNumber</w:t>
                  </w:r>
                  <w:proofErr w:type="spellEnd"/>
                  <w:r w:rsidRPr="00383EF8">
                    <w:t>”</w:t>
                  </w:r>
                  <w:proofErr w:type="gramStart"/>
                  <w:r w:rsidRPr="00383EF8">
                    <w:t>,</w:t>
                  </w:r>
                  <w:r>
                    <w:t xml:space="preserve"> </w:t>
                  </w:r>
                  <w:r w:rsidRPr="00383EF8">
                    <w:t>”</w:t>
                  </w:r>
                  <w:proofErr w:type="gramEnd"/>
                  <w:r>
                    <w:t xml:space="preserve"> </w:t>
                  </w:r>
                  <w:r>
                    <w:rPr>
                      <w:lang w:bidi="ar-SA"/>
                    </w:rPr>
                    <w:t>039255890</w:t>
                  </w:r>
                  <w:r>
                    <w:t>”</w:t>
                  </w:r>
                  <w:r w:rsidRPr="00383EF8">
                    <w:t>)</w:t>
                  </w:r>
                </w:p>
                <w:p w14:paraId="4EFB7D1C" w14:textId="77777777" w:rsidR="005A2F10" w:rsidRPr="00C14889" w:rsidRDefault="005A2F10" w:rsidP="00751DE5">
                  <w:pPr>
                    <w:rPr>
                      <w:highlight w:val="yellow"/>
                      <w:lang w:eastAsia="he-IL"/>
                    </w:rPr>
                  </w:pPr>
                </w:p>
              </w:tc>
            </w:tr>
            <w:tr w:rsidR="005A2F10" w14:paraId="3789CFFC" w14:textId="77777777" w:rsidTr="00751DE5">
              <w:tc>
                <w:tcPr>
                  <w:tcW w:w="356" w:type="dxa"/>
                </w:tcPr>
                <w:p w14:paraId="6AD8B958" w14:textId="77777777" w:rsidR="005A2F10" w:rsidRDefault="005A2F10" w:rsidP="00751DE5">
                  <w:pPr>
                    <w:rPr>
                      <w:rFonts w:asciiTheme="minorBidi" w:hAnsiTheme="minorBidi"/>
                      <w:rtl/>
                      <w:lang w:eastAsia="he-IL"/>
                    </w:rPr>
                  </w:pPr>
                  <w:r>
                    <w:rPr>
                      <w:rFonts w:asciiTheme="minorBidi" w:hAnsiTheme="minorBidi" w:hint="cs"/>
                      <w:rtl/>
                      <w:lang w:eastAsia="he-IL"/>
                    </w:rPr>
                    <w:t>11</w:t>
                  </w:r>
                </w:p>
              </w:tc>
              <w:tc>
                <w:tcPr>
                  <w:tcW w:w="1253" w:type="dxa"/>
                </w:tcPr>
                <w:p w14:paraId="174B58BC" w14:textId="77777777" w:rsidR="005A2F10" w:rsidRDefault="005A2F10" w:rsidP="00751DE5">
                  <w:pPr>
                    <w:rPr>
                      <w:rFonts w:asciiTheme="minorBidi" w:hAnsiTheme="minorBidi"/>
                      <w:rtl/>
                      <w:lang w:eastAsia="he-IL"/>
                    </w:rPr>
                  </w:pPr>
                  <w:r>
                    <w:rPr>
                      <w:rFonts w:asciiTheme="minorBidi" w:hAnsiTheme="minorBidi" w:hint="cs"/>
                      <w:rtl/>
                      <w:lang w:eastAsia="he-IL"/>
                    </w:rPr>
                    <w:t>החלף משתמש</w:t>
                  </w:r>
                </w:p>
              </w:tc>
              <w:tc>
                <w:tcPr>
                  <w:tcW w:w="814" w:type="dxa"/>
                </w:tcPr>
                <w:p w14:paraId="4097F033" w14:textId="77777777" w:rsidR="005A2F10" w:rsidRDefault="005A2F10" w:rsidP="00751DE5">
                  <w:pPr>
                    <w:rPr>
                      <w:rFonts w:asciiTheme="minorBidi" w:hAnsiTheme="minorBidi"/>
                      <w:rtl/>
                      <w:lang w:eastAsia="he-IL"/>
                    </w:rPr>
                  </w:pPr>
                  <w:r>
                    <w:rPr>
                      <w:rFonts w:asciiTheme="minorBidi" w:hAnsiTheme="minorBidi" w:hint="cs"/>
                      <w:rtl/>
                      <w:lang w:eastAsia="he-IL"/>
                    </w:rPr>
                    <w:t>1</w:t>
                  </w:r>
                </w:p>
              </w:tc>
              <w:tc>
                <w:tcPr>
                  <w:tcW w:w="2326" w:type="dxa"/>
                </w:tcPr>
                <w:p w14:paraId="1FE6AE72" w14:textId="77777777" w:rsidR="005A2F10" w:rsidRDefault="005A2F10" w:rsidP="00751DE5">
                  <w:pPr>
                    <w:rPr>
                      <w:rFonts w:asciiTheme="minorBidi" w:hAnsiTheme="minorBidi"/>
                      <w:rtl/>
                      <w:lang w:eastAsia="he-IL"/>
                    </w:rPr>
                  </w:pPr>
                  <w:r>
                    <w:rPr>
                      <w:rFonts w:asciiTheme="minorBidi" w:hAnsiTheme="minorBidi" w:hint="cs"/>
                      <w:rtl/>
                      <w:lang w:eastAsia="he-IL"/>
                    </w:rPr>
                    <w:t>קישור טקסטואלי</w:t>
                  </w:r>
                </w:p>
              </w:tc>
              <w:tc>
                <w:tcPr>
                  <w:tcW w:w="3664" w:type="dxa"/>
                </w:tcPr>
                <w:p w14:paraId="6FBEFDB0" w14:textId="77777777" w:rsidR="005A2F10" w:rsidRDefault="005A2F10" w:rsidP="00751DE5">
                  <w:pPr>
                    <w:pStyle w:val="a0"/>
                  </w:pPr>
                  <w:proofErr w:type="spellStart"/>
                  <w:proofErr w:type="gramStart"/>
                  <w:r w:rsidRPr="00383EF8">
                    <w:t>Dic</w:t>
                  </w:r>
                  <w:proofErr w:type="spellEnd"/>
                  <w:r w:rsidRPr="00383EF8">
                    <w:rPr>
                      <w:rFonts w:hint="cs"/>
                      <w:rtl/>
                    </w:rPr>
                    <w:t>)</w:t>
                  </w:r>
                  <w:r w:rsidRPr="00383EF8">
                    <w:t>“</w:t>
                  </w:r>
                  <w:proofErr w:type="spellStart"/>
                  <w:proofErr w:type="gramEnd"/>
                  <w:r>
                    <w:t>loginPopupChangeUser</w:t>
                  </w:r>
                  <w:proofErr w:type="spellEnd"/>
                  <w:r w:rsidRPr="00383EF8">
                    <w:t>”</w:t>
                  </w:r>
                  <w:proofErr w:type="gramStart"/>
                  <w:r w:rsidRPr="00383EF8">
                    <w:t>,</w:t>
                  </w:r>
                  <w:r>
                    <w:t xml:space="preserve"> </w:t>
                  </w:r>
                  <w:r w:rsidRPr="00383EF8">
                    <w:t>”</w:t>
                  </w:r>
                  <w:proofErr w:type="gramEnd"/>
                  <w:r>
                    <w:t xml:space="preserve"> </w:t>
                  </w:r>
                  <w:r>
                    <w:rPr>
                      <w:rFonts w:hint="cs"/>
                      <w:rtl/>
                    </w:rPr>
                    <w:t>החלף משתמש</w:t>
                  </w:r>
                  <w:r>
                    <w:t>”</w:t>
                  </w:r>
                  <w:r w:rsidRPr="00383EF8">
                    <w:t>)</w:t>
                  </w:r>
                </w:p>
                <w:p w14:paraId="0D174493" w14:textId="77777777" w:rsidR="005A2F10" w:rsidRDefault="005A2F10" w:rsidP="00751DE5">
                  <w:r>
                    <w:rPr>
                      <w:rFonts w:hint="cs"/>
                      <w:rtl/>
                    </w:rPr>
                    <w:t xml:space="preserve">בלחיצה על הקישור יש להציג לאכלס משתנה </w:t>
                  </w:r>
                </w:p>
                <w:p w14:paraId="50AE63CA" w14:textId="77777777" w:rsidR="005A2F10" w:rsidRDefault="005A2F10" w:rsidP="00751DE5">
                  <w:pPr>
                    <w:pStyle w:val="ListParagraph"/>
                    <w:bidi w:val="0"/>
                    <w:ind w:left="0"/>
                    <w:rPr>
                      <w:rtl/>
                    </w:rPr>
                  </w:pPr>
                  <w:proofErr w:type="spellStart"/>
                  <w:r w:rsidRPr="00824BC2">
                    <w:rPr>
                      <w:rStyle w:val="Char0"/>
                    </w:rPr>
                    <w:t>ChangeUsername</w:t>
                  </w:r>
                  <w:proofErr w:type="spellEnd"/>
                  <w:r>
                    <w:t>=true</w:t>
                  </w:r>
                  <w:r>
                    <w:rPr>
                      <w:rFonts w:hint="cs"/>
                      <w:rtl/>
                    </w:rPr>
                    <w:t xml:space="preserve"> </w:t>
                  </w:r>
                </w:p>
                <w:p w14:paraId="4D37128D" w14:textId="77777777" w:rsidR="005A2F10" w:rsidRDefault="005A2F10" w:rsidP="00751DE5">
                  <w:pPr>
                    <w:rPr>
                      <w:rtl/>
                    </w:rPr>
                  </w:pPr>
                  <w:r w:rsidRPr="00824BC2">
                    <w:rPr>
                      <w:rFonts w:hint="cs"/>
                      <w:b/>
                      <w:bCs/>
                      <w:u w:val="single"/>
                      <w:rtl/>
                    </w:rPr>
                    <w:t>חשוב!</w:t>
                  </w:r>
                  <w:r>
                    <w:rPr>
                      <w:rFonts w:hint="cs"/>
                      <w:rtl/>
                    </w:rPr>
                    <w:t xml:space="preserve"> יש לוודא שאכלוס שדה </w:t>
                  </w:r>
                  <w:proofErr w:type="spellStart"/>
                  <w:r w:rsidRPr="00824BC2">
                    <w:rPr>
                      <w:rStyle w:val="Char0"/>
                    </w:rPr>
                    <w:t>ChangeUsername</w:t>
                  </w:r>
                  <w:proofErr w:type="spellEnd"/>
                  <w:r>
                    <w:rPr>
                      <w:rFonts w:hint="cs"/>
                      <w:rtl/>
                    </w:rPr>
                    <w:t xml:space="preserve"> ישנה את המסך למצב תצוגה 2 בצרה מיידית.</w:t>
                  </w:r>
                </w:p>
                <w:p w14:paraId="54CF80B7" w14:textId="77777777" w:rsidR="005A2F10" w:rsidRPr="00383EF8" w:rsidRDefault="005A2F10" w:rsidP="00751DE5">
                  <w:pPr>
                    <w:rPr>
                      <w:rtl/>
                    </w:rPr>
                  </w:pPr>
                  <w:r w:rsidRPr="00824BC2">
                    <w:rPr>
                      <w:rFonts w:hint="cs"/>
                      <w:b/>
                      <w:bCs/>
                      <w:u w:val="single"/>
                      <w:rtl/>
                    </w:rPr>
                    <w:t>יש לשים לב!</w:t>
                  </w:r>
                  <w:r>
                    <w:rPr>
                      <w:rFonts w:hint="cs"/>
                      <w:b/>
                      <w:bCs/>
                      <w:u w:val="single"/>
                      <w:rtl/>
                    </w:rPr>
                    <w:t xml:space="preserve"> </w:t>
                  </w:r>
                  <w:r>
                    <w:rPr>
                      <w:rFonts w:hint="cs"/>
                      <w:rtl/>
                    </w:rPr>
                    <w:t>למשתמש אין אפשרות לחזור חזרה למצב 1, למעט סגירת פופאפ וכניסה חוזרת אליו.</w:t>
                  </w:r>
                </w:p>
              </w:tc>
            </w:tr>
          </w:tbl>
          <w:p w14:paraId="3CFCD8C7" w14:textId="77777777" w:rsidR="005A2F10" w:rsidRDefault="005A2F10" w:rsidP="00751DE5">
            <w:pPr>
              <w:spacing w:after="0"/>
              <w:rPr>
                <w:rFonts w:asciiTheme="minorBidi" w:hAnsiTheme="minorBidi"/>
                <w:rtl/>
                <w:lang w:eastAsia="he-IL"/>
              </w:rPr>
            </w:pPr>
          </w:p>
        </w:tc>
      </w:tr>
      <w:tr w:rsidR="005A2F10" w14:paraId="0ED07DDA" w14:textId="77777777" w:rsidTr="002B7964"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8955D" w14:textId="77777777" w:rsidR="005A2F10" w:rsidRDefault="005A2F10" w:rsidP="00751DE5">
            <w:pPr>
              <w:spacing w:after="0"/>
              <w:rPr>
                <w:rFonts w:asciiTheme="minorBidi" w:hAnsiTheme="minorBidi"/>
                <w:rtl/>
                <w:lang w:eastAsia="he-IL"/>
              </w:rPr>
            </w:pPr>
            <w:r w:rsidRPr="28A3E4B7">
              <w:rPr>
                <w:rFonts w:asciiTheme="minorBidi" w:hAnsiTheme="minorBidi"/>
                <w:rtl/>
                <w:lang w:eastAsia="he-IL"/>
              </w:rPr>
              <w:lastRenderedPageBreak/>
              <w:t>הערות</w:t>
            </w:r>
            <w:r>
              <w:rPr>
                <w:rFonts w:asciiTheme="minorBidi" w:hAnsiTheme="minorBidi" w:hint="cs"/>
                <w:rtl/>
                <w:lang w:eastAsia="he-IL"/>
              </w:rPr>
              <w:t xml:space="preserve"> /חריגים</w:t>
            </w:r>
          </w:p>
        </w:tc>
        <w:tc>
          <w:tcPr>
            <w:tcW w:w="8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6BC3E" w14:textId="77777777" w:rsidR="005A2F10" w:rsidRDefault="005A2F10" w:rsidP="00751DE5">
            <w:pPr>
              <w:pStyle w:val="ListParagraph"/>
              <w:rPr>
                <w:rFonts w:asciiTheme="minorBidi" w:hAnsiTheme="minorBidi"/>
                <w:lang w:eastAsia="he-IL"/>
              </w:rPr>
            </w:pPr>
          </w:p>
        </w:tc>
      </w:tr>
      <w:tr w:rsidR="005A2F10" w14:paraId="425779FD" w14:textId="77777777" w:rsidTr="002B7964"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8DA2D" w14:textId="77777777" w:rsidR="005A2F10" w:rsidRDefault="005A2F10" w:rsidP="00751DE5">
            <w:pPr>
              <w:spacing w:after="0"/>
              <w:rPr>
                <w:rFonts w:asciiTheme="minorBidi" w:hAnsiTheme="minorBidi"/>
                <w:rtl/>
                <w:lang w:eastAsia="he-IL"/>
              </w:rPr>
            </w:pPr>
            <w:r w:rsidRPr="28A3E4B7">
              <w:rPr>
                <w:rFonts w:asciiTheme="minorBidi" w:hAnsiTheme="minorBidi"/>
                <w:rtl/>
                <w:lang w:eastAsia="he-IL"/>
              </w:rPr>
              <w:t>כפתור</w:t>
            </w:r>
            <w:r w:rsidRPr="28A3E4B7">
              <w:rPr>
                <w:rFonts w:asciiTheme="minorBidi" w:hAnsiTheme="minorBidi"/>
                <w:lang w:eastAsia="he-IL"/>
              </w:rPr>
              <w:t xml:space="preserve"> BACK </w:t>
            </w:r>
            <w:r w:rsidRPr="28A3E4B7">
              <w:rPr>
                <w:rFonts w:asciiTheme="minorBidi" w:hAnsiTheme="minorBidi"/>
                <w:rtl/>
                <w:lang w:eastAsia="he-IL"/>
              </w:rPr>
              <w:t>אנדרואיד</w:t>
            </w:r>
          </w:p>
        </w:tc>
        <w:tc>
          <w:tcPr>
            <w:tcW w:w="8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6E337" w14:textId="77777777" w:rsidR="005A2F10" w:rsidRDefault="005A2F10" w:rsidP="00751DE5">
            <w:pPr>
              <w:spacing w:after="0" w:line="256" w:lineRule="auto"/>
              <w:rPr>
                <w:noProof/>
                <w:rtl/>
              </w:rPr>
            </w:pPr>
            <w:r w:rsidRPr="28A3E4B7">
              <w:rPr>
                <w:noProof/>
                <w:rtl/>
              </w:rPr>
              <w:t>חזרה לעמוד הקודם ממנו הגיע המשתמש</w:t>
            </w:r>
            <w:r>
              <w:rPr>
                <w:rFonts w:hint="cs"/>
                <w:noProof/>
                <w:rtl/>
              </w:rPr>
              <w:t>, על גביו נפתח הפופאפ</w:t>
            </w:r>
          </w:p>
        </w:tc>
      </w:tr>
      <w:tr w:rsidR="005A2F10" w:rsidRPr="28A3E4B7" w14:paraId="0988C399" w14:textId="77777777" w:rsidTr="002B7964"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FC3EA" w14:textId="77777777" w:rsidR="005A2F10" w:rsidRDefault="005A2F10" w:rsidP="00751DE5">
            <w:pPr>
              <w:spacing w:after="0" w:line="256" w:lineRule="auto"/>
              <w:rPr>
                <w:rFonts w:asciiTheme="minorBidi" w:hAnsiTheme="minorBidi"/>
                <w:rtl/>
                <w:lang w:eastAsia="he-IL"/>
              </w:rPr>
            </w:pPr>
            <w:r>
              <w:rPr>
                <w:rFonts w:asciiTheme="minorBidi" w:hAnsiTheme="minorBidi" w:hint="cs"/>
                <w:rtl/>
                <w:lang w:eastAsia="he-IL"/>
              </w:rPr>
              <w:t>אופציות יציאה/פעולה</w:t>
            </w:r>
          </w:p>
          <w:p w14:paraId="793BBC26" w14:textId="77777777" w:rsidR="005A2F10" w:rsidRPr="28A3E4B7" w:rsidRDefault="005A2F10" w:rsidP="00751DE5">
            <w:pPr>
              <w:spacing w:after="0"/>
              <w:rPr>
                <w:rFonts w:asciiTheme="minorBidi" w:hAnsiTheme="minorBidi"/>
                <w:rtl/>
                <w:lang w:eastAsia="he-IL"/>
              </w:rPr>
            </w:pPr>
          </w:p>
        </w:tc>
        <w:tc>
          <w:tcPr>
            <w:tcW w:w="8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DFD56" w14:textId="77777777" w:rsidR="005A2F10" w:rsidRDefault="005A2F10" w:rsidP="005A2F10">
            <w:pPr>
              <w:pStyle w:val="ListParagraph"/>
              <w:numPr>
                <w:ilvl w:val="0"/>
                <w:numId w:val="76"/>
              </w:numPr>
              <w:spacing w:after="0" w:line="256" w:lineRule="auto"/>
              <w:rPr>
                <w:noProof/>
                <w:rtl/>
              </w:rPr>
            </w:pPr>
            <w:r>
              <w:rPr>
                <w:rFonts w:hint="cs"/>
                <w:noProof/>
                <w:rtl/>
              </w:rPr>
              <w:t>לחיצה על צור קשר</w:t>
            </w:r>
          </w:p>
          <w:p w14:paraId="44DC85B6" w14:textId="77777777" w:rsidR="005A2F10" w:rsidRDefault="005A2F10" w:rsidP="005A2F10">
            <w:pPr>
              <w:pStyle w:val="ListParagraph"/>
              <w:numPr>
                <w:ilvl w:val="0"/>
                <w:numId w:val="76"/>
              </w:numPr>
              <w:spacing w:after="0" w:line="256" w:lineRule="auto"/>
              <w:rPr>
                <w:noProof/>
                <w:rtl/>
              </w:rPr>
            </w:pPr>
            <w:r>
              <w:rPr>
                <w:rFonts w:hint="cs"/>
                <w:noProof/>
                <w:rtl/>
              </w:rPr>
              <w:t>לחיצה על שכחתי סיסמא</w:t>
            </w:r>
          </w:p>
          <w:p w14:paraId="5B027D2B" w14:textId="77777777" w:rsidR="005A2F10" w:rsidRPr="28A3E4B7" w:rsidRDefault="005A2F10" w:rsidP="005A2F10">
            <w:pPr>
              <w:pStyle w:val="ListParagraph"/>
              <w:numPr>
                <w:ilvl w:val="0"/>
                <w:numId w:val="76"/>
              </w:numPr>
              <w:spacing w:after="0" w:line="256" w:lineRule="auto"/>
              <w:rPr>
                <w:noProof/>
                <w:rtl/>
              </w:rPr>
            </w:pPr>
            <w:r>
              <w:rPr>
                <w:rFonts w:hint="cs"/>
                <w:noProof/>
                <w:rtl/>
              </w:rPr>
              <w:t>לחיצה על הרשמה</w:t>
            </w:r>
          </w:p>
        </w:tc>
      </w:tr>
      <w:tr w:rsidR="005A2F10" w14:paraId="02BFE7DC" w14:textId="77777777" w:rsidTr="002B7964"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48A6A" w14:textId="77777777" w:rsidR="005A2F10" w:rsidRDefault="005A2F10" w:rsidP="00751DE5">
            <w:pPr>
              <w:spacing w:after="0"/>
              <w:rPr>
                <w:rFonts w:asciiTheme="minorBidi" w:hAnsiTheme="minorBidi"/>
                <w:rtl/>
                <w:lang w:eastAsia="he-IL"/>
              </w:rPr>
            </w:pPr>
            <w:r w:rsidRPr="28A3E4B7">
              <w:rPr>
                <w:rFonts w:asciiTheme="minorBidi" w:hAnsiTheme="minorBidi"/>
                <w:rtl/>
                <w:lang w:eastAsia="he-IL"/>
              </w:rPr>
              <w:t>הודעות שגיאה</w:t>
            </w:r>
          </w:p>
        </w:tc>
        <w:tc>
          <w:tcPr>
            <w:tcW w:w="8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EE970" w14:textId="28ED2B32" w:rsidR="005A2F10" w:rsidRDefault="005A2F10" w:rsidP="00751DE5">
            <w:pPr>
              <w:spacing w:after="0" w:line="256" w:lineRule="auto"/>
              <w:rPr>
                <w:noProof/>
              </w:rPr>
            </w:pPr>
            <w:r>
              <w:rPr>
                <w:rFonts w:hint="cs"/>
                <w:noProof/>
                <w:rtl/>
              </w:rPr>
              <w:t>הודעות שגיאה יופיע לאחר לחיצה על כפתור התחבר בצורה הבא</w:t>
            </w:r>
            <w:r w:rsidR="00AA4740">
              <w:rPr>
                <w:rFonts w:hint="cs"/>
                <w:noProof/>
                <w:rtl/>
              </w:rPr>
              <w:t>ה</w:t>
            </w:r>
            <w:r>
              <w:rPr>
                <w:rFonts w:hint="cs"/>
                <w:noProof/>
                <w:rtl/>
              </w:rPr>
              <w:t>:</w:t>
            </w:r>
          </w:p>
          <w:p w14:paraId="324E3ADD" w14:textId="77777777" w:rsidR="005A2F10" w:rsidRDefault="005A2F10" w:rsidP="005A2F10">
            <w:pPr>
              <w:pStyle w:val="ListParagraph"/>
              <w:numPr>
                <w:ilvl w:val="0"/>
                <w:numId w:val="73"/>
              </w:numPr>
              <w:spacing w:after="0" w:line="256" w:lineRule="auto"/>
              <w:rPr>
                <w:noProof/>
              </w:rPr>
            </w:pPr>
            <w:r>
              <w:rPr>
                <w:rFonts w:hint="cs"/>
                <w:noProof/>
                <w:rtl/>
              </w:rPr>
              <w:t xml:space="preserve">שגיאות ולידציות קליינט </w:t>
            </w:r>
            <w:r>
              <w:rPr>
                <w:noProof/>
                <w:rtl/>
              </w:rPr>
              <w:t>–</w:t>
            </w:r>
            <w:r>
              <w:rPr>
                <w:rFonts w:hint="cs"/>
                <w:noProof/>
                <w:rtl/>
              </w:rPr>
              <w:t xml:space="preserve"> הצגת הודעות שגיאה מתחת לשדה כפי שמתואר בתיאור שדות לעיל.</w:t>
            </w:r>
          </w:p>
          <w:p w14:paraId="7E350D91" w14:textId="451310BF" w:rsidR="005A2F10" w:rsidRPr="00824BC2" w:rsidRDefault="005A2F10" w:rsidP="007E52D7">
            <w:pPr>
              <w:pStyle w:val="ListParagraph"/>
              <w:numPr>
                <w:ilvl w:val="0"/>
                <w:numId w:val="73"/>
              </w:numPr>
              <w:spacing w:after="0" w:line="256" w:lineRule="auto"/>
              <w:rPr>
                <w:rFonts w:asciiTheme="minorBidi" w:hAnsiTheme="minorBidi"/>
                <w:rtl/>
                <w:lang w:eastAsia="he-IL"/>
              </w:rPr>
            </w:pPr>
            <w:r>
              <w:rPr>
                <w:rFonts w:asciiTheme="minorBidi" w:hAnsiTheme="minorBidi" w:hint="cs"/>
                <w:rtl/>
                <w:lang w:eastAsia="he-IL"/>
              </w:rPr>
              <w:t xml:space="preserve">שגיאות שרת - </w:t>
            </w:r>
            <w:r w:rsidRPr="00824BC2">
              <w:rPr>
                <w:rFonts w:asciiTheme="minorBidi" w:hAnsiTheme="minorBidi" w:hint="cs"/>
                <w:rtl/>
                <w:lang w:eastAsia="he-IL"/>
              </w:rPr>
              <w:t xml:space="preserve">בהחזרת ממשק </w:t>
            </w:r>
            <w:proofErr w:type="spellStart"/>
            <w:r w:rsidRPr="00824BC2">
              <w:rPr>
                <w:rFonts w:asciiTheme="minorBidi" w:hAnsiTheme="minorBidi"/>
                <w:lang w:eastAsia="he-IL"/>
              </w:rPr>
              <w:t>AccountLogin</w:t>
            </w:r>
            <w:proofErr w:type="spellEnd"/>
            <w:r w:rsidRPr="00824BC2">
              <w:rPr>
                <w:rFonts w:asciiTheme="minorBidi" w:hAnsiTheme="minorBidi" w:hint="cs"/>
                <w:rtl/>
                <w:lang w:eastAsia="he-IL"/>
              </w:rPr>
              <w:t xml:space="preserve"> </w:t>
            </w:r>
            <w:r w:rsidR="007E52D7">
              <w:rPr>
                <w:rFonts w:asciiTheme="minorBidi" w:hAnsiTheme="minorBidi" w:hint="cs"/>
                <w:rtl/>
                <w:lang w:eastAsia="he-IL"/>
              </w:rPr>
              <w:t>יוצגו כהוד</w:t>
            </w:r>
            <w:r w:rsidR="00783EB0">
              <w:rPr>
                <w:rFonts w:asciiTheme="minorBidi" w:hAnsiTheme="minorBidi" w:hint="cs"/>
                <w:rtl/>
                <w:lang w:eastAsia="he-IL"/>
              </w:rPr>
              <w:t xml:space="preserve">עות פופ אפ. </w:t>
            </w:r>
          </w:p>
          <w:p w14:paraId="54567959" w14:textId="77777777" w:rsidR="005A2F10" w:rsidRDefault="005A2F10" w:rsidP="00751DE5">
            <w:pPr>
              <w:spacing w:after="0" w:line="256" w:lineRule="auto"/>
              <w:rPr>
                <w:rFonts w:asciiTheme="minorBidi" w:hAnsiTheme="minorBidi"/>
                <w:rtl/>
                <w:lang w:eastAsia="he-IL"/>
              </w:rPr>
            </w:pPr>
          </w:p>
          <w:p w14:paraId="0FDED438" w14:textId="1181DA8A" w:rsidR="005A2F10" w:rsidRDefault="00783EB0" w:rsidP="00751DE5">
            <w:pPr>
              <w:spacing w:after="0" w:line="256" w:lineRule="auto"/>
              <w:rPr>
                <w:noProof/>
              </w:rPr>
            </w:pPr>
            <w:r>
              <w:rPr>
                <w:noProof/>
              </w:rPr>
              <w:t xml:space="preserve"> </w:t>
            </w:r>
          </w:p>
          <w:p w14:paraId="72803119" w14:textId="77777777" w:rsidR="005A2F10" w:rsidRDefault="005A2F10" w:rsidP="00751DE5">
            <w:pPr>
              <w:spacing w:after="0" w:line="256" w:lineRule="auto"/>
              <w:rPr>
                <w:noProof/>
                <w:rtl/>
              </w:rPr>
            </w:pPr>
          </w:p>
          <w:p w14:paraId="3AE8743C" w14:textId="77777777" w:rsidR="005A2F10" w:rsidRDefault="005A2F10" w:rsidP="00751DE5">
            <w:pPr>
              <w:spacing w:after="0" w:line="256" w:lineRule="auto"/>
              <w:rPr>
                <w:noProof/>
                <w:rtl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90E1D51" wp14:editId="3D879028">
                  <wp:extent cx="2676525" cy="1688496"/>
                  <wp:effectExtent l="190500" t="190500" r="180975" b="19748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2265" cy="16921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190500" algn="tl" rotWithShape="0">
                              <a:srgbClr val="000000">
                                <a:alpha val="7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A2F10" w:rsidRPr="00D15007" w14:paraId="03640CCF" w14:textId="77777777" w:rsidTr="002B7964"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E9008" w14:textId="77777777" w:rsidR="005A2F10" w:rsidRPr="28A3E4B7" w:rsidRDefault="005A2F10" w:rsidP="00751DE5">
            <w:pPr>
              <w:spacing w:after="0"/>
              <w:rPr>
                <w:rFonts w:asciiTheme="minorBidi" w:hAnsiTheme="minorBidi"/>
                <w:rtl/>
                <w:lang w:eastAsia="he-IL"/>
              </w:rPr>
            </w:pPr>
            <w:r>
              <w:rPr>
                <w:rFonts w:asciiTheme="minorBidi" w:hAnsiTheme="minorBidi" w:hint="cs"/>
                <w:rtl/>
                <w:lang w:eastAsia="he-IL"/>
              </w:rPr>
              <w:lastRenderedPageBreak/>
              <w:t>הנחיות</w:t>
            </w:r>
          </w:p>
        </w:tc>
        <w:tc>
          <w:tcPr>
            <w:tcW w:w="8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843B8" w14:textId="77777777" w:rsidR="005A2F10" w:rsidRDefault="005A2F10" w:rsidP="00751DE5">
            <w:pPr>
              <w:spacing w:after="0" w:line="256" w:lineRule="auto"/>
              <w:rPr>
                <w:noProof/>
                <w:rtl/>
              </w:rPr>
            </w:pPr>
            <w:r>
              <w:rPr>
                <w:rFonts w:hint="cs"/>
                <w:noProof/>
                <w:rtl/>
              </w:rPr>
              <w:t>בכניסה למסך:</w:t>
            </w:r>
          </w:p>
          <w:p w14:paraId="052ADF43" w14:textId="77777777" w:rsidR="005A2F10" w:rsidRDefault="005A2F10" w:rsidP="005A2F10">
            <w:pPr>
              <w:pStyle w:val="ListParagraph"/>
              <w:numPr>
                <w:ilvl w:val="0"/>
                <w:numId w:val="74"/>
              </w:numPr>
              <w:spacing w:after="0" w:line="256" w:lineRule="auto"/>
              <w:rPr>
                <w:noProof/>
              </w:rPr>
            </w:pPr>
            <w:r>
              <w:rPr>
                <w:rFonts w:hint="cs"/>
                <w:noProof/>
                <w:rtl/>
              </w:rPr>
              <w:t xml:space="preserve">יש לאכלס משתנה </w:t>
            </w:r>
            <w:r>
              <w:rPr>
                <w:noProof/>
              </w:rPr>
              <w:t>ChangeUsername=false</w:t>
            </w:r>
          </w:p>
          <w:p w14:paraId="58C3B2BA" w14:textId="77777777" w:rsidR="005A2F10" w:rsidRDefault="005A2F10" w:rsidP="005A2F10">
            <w:pPr>
              <w:pStyle w:val="ListParagraph"/>
              <w:numPr>
                <w:ilvl w:val="0"/>
                <w:numId w:val="74"/>
              </w:numPr>
              <w:spacing w:after="0" w:line="256" w:lineRule="auto"/>
              <w:rPr>
                <w:noProof/>
                <w:rtl/>
              </w:rPr>
            </w:pPr>
            <w:r>
              <w:rPr>
                <w:rFonts w:hint="cs"/>
                <w:noProof/>
                <w:rtl/>
              </w:rPr>
              <w:t xml:space="preserve">יש לאכלס משתנה </w:t>
            </w:r>
            <w:r>
              <w:rPr>
                <w:noProof/>
              </w:rPr>
              <w:t>FailedLoginAttemptsCount=0</w:t>
            </w:r>
          </w:p>
          <w:p w14:paraId="66AC7BE9" w14:textId="77777777" w:rsidR="005A2F10" w:rsidRDefault="005A2F10" w:rsidP="00751DE5">
            <w:pPr>
              <w:spacing w:after="0" w:line="256" w:lineRule="auto"/>
              <w:rPr>
                <w:noProof/>
                <w:rtl/>
              </w:rPr>
            </w:pPr>
            <w:r>
              <w:rPr>
                <w:rFonts w:hint="cs"/>
                <w:noProof/>
                <w:rtl/>
              </w:rPr>
              <w:t>בלחיצה על כפתור התחבר:</w:t>
            </w:r>
          </w:p>
          <w:p w14:paraId="021A7A88" w14:textId="77777777" w:rsidR="005A2F10" w:rsidRDefault="005A2F10" w:rsidP="005A2F10">
            <w:pPr>
              <w:pStyle w:val="ListParagraph"/>
              <w:numPr>
                <w:ilvl w:val="0"/>
                <w:numId w:val="75"/>
              </w:numPr>
              <w:spacing w:after="0" w:line="256" w:lineRule="auto"/>
              <w:rPr>
                <w:noProof/>
              </w:rPr>
            </w:pPr>
            <w:r>
              <w:rPr>
                <w:rFonts w:hint="cs"/>
                <w:noProof/>
                <w:rtl/>
              </w:rPr>
              <w:t>ביצוע ולידציית קליינט</w:t>
            </w:r>
          </w:p>
          <w:p w14:paraId="4CDB6190" w14:textId="77777777" w:rsidR="005A2F10" w:rsidRDefault="005A2F10" w:rsidP="005A2F10">
            <w:pPr>
              <w:pStyle w:val="ListParagraph"/>
              <w:numPr>
                <w:ilvl w:val="0"/>
                <w:numId w:val="75"/>
              </w:numPr>
              <w:spacing w:after="0" w:line="256" w:lineRule="auto"/>
              <w:rPr>
                <w:noProof/>
              </w:rPr>
            </w:pPr>
            <w:r>
              <w:rPr>
                <w:rFonts w:hint="cs"/>
                <w:noProof/>
                <w:rtl/>
              </w:rPr>
              <w:t>בדיקת מספר נסיונות</w:t>
            </w:r>
          </w:p>
          <w:p w14:paraId="173AA6F6" w14:textId="77777777" w:rsidR="005A2F10" w:rsidRDefault="005A2F10" w:rsidP="005A2F10">
            <w:pPr>
              <w:pStyle w:val="ListParagraph"/>
              <w:numPr>
                <w:ilvl w:val="1"/>
                <w:numId w:val="75"/>
              </w:numPr>
              <w:spacing w:after="0" w:line="256" w:lineRule="auto"/>
              <w:rPr>
                <w:noProof/>
              </w:rPr>
            </w:pPr>
            <w:r>
              <w:rPr>
                <w:rFonts w:hint="cs"/>
                <w:noProof/>
                <w:rtl/>
              </w:rPr>
              <w:t xml:space="preserve">במידה ומספר הניסיונות גדול מפרמטר </w:t>
            </w:r>
            <w:proofErr w:type="spellStart"/>
            <w:r w:rsidRPr="00824BC2">
              <w:rPr>
                <w:rStyle w:val="Char0"/>
              </w:rPr>
              <w:t>FailedLoginAttemptsAskForHelp</w:t>
            </w:r>
            <w:proofErr w:type="spellEnd"/>
            <w:r>
              <w:rPr>
                <w:rFonts w:hint="cs"/>
                <w:noProof/>
                <w:rtl/>
              </w:rPr>
              <w:t xml:space="preserve"> יש להציג פופאפ שירות לקוחות (</w:t>
            </w:r>
            <w:r w:rsidRPr="00824BC2">
              <w:rPr>
                <w:rFonts w:hint="cs"/>
                <w:noProof/>
                <w:highlight w:val="yellow"/>
                <w:rtl/>
              </w:rPr>
              <w:t>קישור לאיפיון</w:t>
            </w:r>
            <w:r>
              <w:rPr>
                <w:rFonts w:hint="cs"/>
                <w:noProof/>
                <w:rtl/>
              </w:rPr>
              <w:t>)</w:t>
            </w:r>
          </w:p>
          <w:p w14:paraId="4023E716" w14:textId="77777777" w:rsidR="005A2F10" w:rsidRDefault="005A2F10" w:rsidP="005A2F10">
            <w:pPr>
              <w:pStyle w:val="ListParagraph"/>
              <w:numPr>
                <w:ilvl w:val="1"/>
                <w:numId w:val="75"/>
              </w:numPr>
              <w:spacing w:after="0" w:line="256" w:lineRule="auto"/>
              <w:rPr>
                <w:noProof/>
              </w:rPr>
            </w:pPr>
            <w:r>
              <w:rPr>
                <w:rFonts w:hint="cs"/>
                <w:noProof/>
                <w:rtl/>
              </w:rPr>
              <w:t xml:space="preserve">יש לשמור מספר ניסיונות במשתנה מקומי </w:t>
            </w:r>
            <w:proofErr w:type="spellStart"/>
            <w:r w:rsidRPr="00824BC2">
              <w:rPr>
                <w:rStyle w:val="Char0"/>
              </w:rPr>
              <w:t>FailedLoginAttempts</w:t>
            </w:r>
            <w:r>
              <w:rPr>
                <w:rStyle w:val="Char0"/>
              </w:rPr>
              <w:t>Count</w:t>
            </w:r>
            <w:proofErr w:type="spellEnd"/>
            <w:r>
              <w:rPr>
                <w:rFonts w:hint="cs"/>
                <w:noProof/>
                <w:rtl/>
              </w:rPr>
              <w:t xml:space="preserve"> ולקדם ב1 עבור כל ניסיון התחברות כושל.</w:t>
            </w:r>
          </w:p>
          <w:p w14:paraId="3C6507EA" w14:textId="77777777" w:rsidR="005A2F10" w:rsidRDefault="005A2F10" w:rsidP="005A2F10">
            <w:pPr>
              <w:pStyle w:val="ListParagraph"/>
              <w:numPr>
                <w:ilvl w:val="0"/>
                <w:numId w:val="75"/>
              </w:numPr>
              <w:spacing w:after="0" w:line="256" w:lineRule="auto"/>
              <w:rPr>
                <w:noProof/>
              </w:rPr>
            </w:pPr>
            <w:r>
              <w:rPr>
                <w:rFonts w:hint="cs"/>
                <w:noProof/>
                <w:rtl/>
              </w:rPr>
              <w:t xml:space="preserve">הפעלת ממשק </w:t>
            </w:r>
            <w:r>
              <w:rPr>
                <w:noProof/>
              </w:rPr>
              <w:t>AccountLogin</w:t>
            </w:r>
          </w:p>
          <w:p w14:paraId="0AED7C72" w14:textId="77777777" w:rsidR="005A2F10" w:rsidRDefault="005A2F10" w:rsidP="005A2F10">
            <w:pPr>
              <w:pStyle w:val="ListParagraph"/>
              <w:numPr>
                <w:ilvl w:val="0"/>
                <w:numId w:val="75"/>
              </w:numPr>
              <w:spacing w:after="0" w:line="256" w:lineRule="auto"/>
              <w:rPr>
                <w:noProof/>
              </w:rPr>
            </w:pPr>
            <w:r>
              <w:rPr>
                <w:rFonts w:hint="cs"/>
                <w:noProof/>
                <w:rtl/>
              </w:rPr>
              <w:t>בקבלת תשובה שלילית יש להציג הודעת שגיאה כפי שמתואר בסעיף חריגים לעיל.</w:t>
            </w:r>
          </w:p>
          <w:p w14:paraId="53CBCC1F" w14:textId="77777777" w:rsidR="005A2F10" w:rsidRDefault="005A2F10" w:rsidP="005A2F10">
            <w:pPr>
              <w:pStyle w:val="ListParagraph"/>
              <w:numPr>
                <w:ilvl w:val="0"/>
                <w:numId w:val="75"/>
              </w:numPr>
              <w:spacing w:after="0" w:line="256" w:lineRule="auto"/>
              <w:rPr>
                <w:noProof/>
              </w:rPr>
            </w:pPr>
            <w:r>
              <w:rPr>
                <w:rFonts w:hint="cs"/>
                <w:noProof/>
                <w:rtl/>
              </w:rPr>
              <w:t>בקבלת תשובה חיובית יש:</w:t>
            </w:r>
          </w:p>
          <w:p w14:paraId="4C62AFA1" w14:textId="77777777" w:rsidR="005A2F10" w:rsidRDefault="005A2F10" w:rsidP="005A2F10">
            <w:pPr>
              <w:pStyle w:val="ListParagraph"/>
              <w:numPr>
                <w:ilvl w:val="0"/>
                <w:numId w:val="60"/>
              </w:numPr>
              <w:spacing w:after="0" w:line="256" w:lineRule="auto"/>
              <w:rPr>
                <w:noProof/>
              </w:rPr>
            </w:pPr>
            <w:r>
              <w:rPr>
                <w:rFonts w:hint="cs"/>
                <w:noProof/>
                <w:rtl/>
              </w:rPr>
              <w:t xml:space="preserve">לשמור </w:t>
            </w:r>
            <w:r w:rsidRPr="008A2E57">
              <w:rPr>
                <w:noProof/>
              </w:rPr>
              <w:t>AccountLogin.firstName</w:t>
            </w:r>
            <w:r>
              <w:rPr>
                <w:noProof/>
              </w:rPr>
              <w:t xml:space="preserve"> </w:t>
            </w:r>
            <w:r>
              <w:rPr>
                <w:rFonts w:hint="cs"/>
                <w:noProof/>
                <w:rtl/>
              </w:rPr>
              <w:t xml:space="preserve"> כפי שהתקבל בתשובת הממשק, בזיכרון המקומי של המכשיר</w:t>
            </w:r>
          </w:p>
          <w:p w14:paraId="00F8A2B0" w14:textId="77777777" w:rsidR="005A2F10" w:rsidRDefault="005A2F10" w:rsidP="005A2F10">
            <w:pPr>
              <w:pStyle w:val="ListParagraph"/>
              <w:numPr>
                <w:ilvl w:val="0"/>
                <w:numId w:val="60"/>
              </w:numPr>
              <w:spacing w:after="0" w:line="256" w:lineRule="auto"/>
              <w:rPr>
                <w:noProof/>
              </w:rPr>
            </w:pPr>
            <w:r>
              <w:rPr>
                <w:rFonts w:hint="cs"/>
                <w:noProof/>
                <w:rtl/>
              </w:rPr>
              <w:t>לשמור</w:t>
            </w:r>
            <w:r w:rsidRPr="008A2E57">
              <w:rPr>
                <w:noProof/>
              </w:rPr>
              <w:t>Username</w:t>
            </w:r>
            <w:r>
              <w:rPr>
                <w:noProof/>
              </w:rPr>
              <w:t xml:space="preserve"> </w:t>
            </w:r>
            <w:r>
              <w:rPr>
                <w:rFonts w:hint="cs"/>
                <w:noProof/>
                <w:rtl/>
              </w:rPr>
              <w:t xml:space="preserve"> כפי שהוקלד ע"י המשתמש, בזיכרון המקומי של המכשיר (יש לשים לב ששדה זה לא חוזר מתשובת הממשק, לכן יש לשמור את שדה שם המשתמש אשר הוזן ע"י המשתמש בלבד).</w:t>
            </w:r>
          </w:p>
          <w:p w14:paraId="5D85DC54" w14:textId="77777777" w:rsidR="005A2F10" w:rsidRDefault="005A2F10" w:rsidP="005A2F10">
            <w:pPr>
              <w:pStyle w:val="ListParagraph"/>
              <w:numPr>
                <w:ilvl w:val="0"/>
                <w:numId w:val="60"/>
              </w:numPr>
              <w:spacing w:after="0" w:line="256" w:lineRule="auto"/>
              <w:rPr>
                <w:noProof/>
              </w:rPr>
            </w:pPr>
            <w:r>
              <w:rPr>
                <w:rFonts w:hint="cs"/>
                <w:noProof/>
                <w:rtl/>
              </w:rPr>
              <w:t>לסגור את הפופאפ התחברות</w:t>
            </w:r>
          </w:p>
          <w:p w14:paraId="73626AAA" w14:textId="08BDB706" w:rsidR="005A2F10" w:rsidRDefault="00783EB0" w:rsidP="005A2F10">
            <w:pPr>
              <w:pStyle w:val="ListParagraph"/>
              <w:numPr>
                <w:ilvl w:val="0"/>
                <w:numId w:val="60"/>
              </w:numPr>
              <w:spacing w:after="0" w:line="256" w:lineRule="auto"/>
              <w:rPr>
                <w:noProof/>
              </w:rPr>
            </w:pPr>
            <w:r>
              <w:rPr>
                <w:rFonts w:hint="cs"/>
                <w:noProof/>
                <w:rtl/>
              </w:rPr>
              <w:t xml:space="preserve">הכנסת תכנים שיווקים בהתאם לאיפיון  </w:t>
            </w:r>
            <w:r w:rsidRPr="00783EB0">
              <w:rPr>
                <w:rFonts w:hint="cs"/>
                <w:noProof/>
                <w:highlight w:val="cyan"/>
                <w:rtl/>
              </w:rPr>
              <w:t>הצגת תכנים שיווקיים</w:t>
            </w:r>
          </w:p>
          <w:p w14:paraId="21A2F37F" w14:textId="77777777" w:rsidR="005A2F10" w:rsidRPr="00D15007" w:rsidRDefault="005A2F10" w:rsidP="00751DE5">
            <w:pPr>
              <w:spacing w:after="0" w:line="256" w:lineRule="auto"/>
              <w:rPr>
                <w:noProof/>
                <w:rtl/>
              </w:rPr>
            </w:pPr>
          </w:p>
        </w:tc>
      </w:tr>
      <w:tr w:rsidR="005A2F10" w:rsidRPr="00B44802" w14:paraId="4D1D8C3E" w14:textId="77777777" w:rsidTr="002B7964"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C011F" w14:textId="77777777" w:rsidR="005A2F10" w:rsidRDefault="005A2F10" w:rsidP="00751DE5">
            <w:pPr>
              <w:spacing w:after="0"/>
              <w:rPr>
                <w:rFonts w:asciiTheme="minorBidi" w:hAnsiTheme="minorBidi"/>
                <w:rtl/>
                <w:lang w:eastAsia="he-IL"/>
              </w:rPr>
            </w:pPr>
            <w:r w:rsidRPr="28A3E4B7">
              <w:rPr>
                <w:rFonts w:asciiTheme="minorBidi" w:hAnsiTheme="minorBidi"/>
                <w:rtl/>
                <w:lang w:eastAsia="he-IL"/>
              </w:rPr>
              <w:lastRenderedPageBreak/>
              <w:t>סקיצה להמחשה</w:t>
            </w:r>
          </w:p>
        </w:tc>
        <w:tc>
          <w:tcPr>
            <w:tcW w:w="8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3C445" w14:textId="77777777" w:rsidR="005A2F10" w:rsidRPr="00B44802" w:rsidRDefault="005A2F10" w:rsidP="00751DE5">
            <w:pPr>
              <w:spacing w:after="0" w:line="256" w:lineRule="auto"/>
              <w:rPr>
                <w:noProof/>
                <w:rtl/>
              </w:rPr>
            </w:pPr>
            <w:r w:rsidRPr="002B7964"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14B21F4F" wp14:editId="668F3A5F">
                  <wp:extent cx="2447629" cy="4338391"/>
                  <wp:effectExtent l="0" t="0" r="0" b="5080"/>
                  <wp:docPr id="5" name="Picture 5" descr="C:\Users\naama.MOONSITE-AD\Moonsoft Development Ltd\Moonsoft Development Ltd\Boris Sigalov - משותף\פרוייקטים\winner\v3.0\איפיון מונסייט\New folder\login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7629" cy="43383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81D55B1" wp14:editId="7E60E71D">
                  <wp:extent cx="2472035" cy="4314825"/>
                  <wp:effectExtent l="0" t="0" r="5080" b="0"/>
                  <wp:docPr id="6" name="Picture 6" descr="C:\Users\naama.MOONSITE-AD\Moonsoft Development Ltd\Moonsoft Development Ltd\Boris Sigalov - משותף\פרוייקטים\winner\v3.0\איפיון מונסייט\New folder\login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2035" cy="431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A2F10" w14:paraId="1D4DEE96" w14:textId="77777777" w:rsidTr="002B7964"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A0610" w14:textId="77777777" w:rsidR="005A2F10" w:rsidRDefault="005A2F10" w:rsidP="00751DE5">
            <w:pPr>
              <w:spacing w:after="0"/>
              <w:rPr>
                <w:rFonts w:asciiTheme="minorBidi" w:hAnsiTheme="minorBidi"/>
                <w:rtl/>
                <w:lang w:eastAsia="he-IL"/>
              </w:rPr>
            </w:pPr>
            <w:r w:rsidRPr="28A3E4B7">
              <w:rPr>
                <w:rFonts w:asciiTheme="minorBidi" w:hAnsiTheme="minorBidi"/>
                <w:rtl/>
                <w:lang w:eastAsia="he-IL"/>
              </w:rPr>
              <w:t>קריאות</w:t>
            </w:r>
            <w:r w:rsidRPr="28A3E4B7">
              <w:rPr>
                <w:rFonts w:asciiTheme="minorBidi" w:hAnsiTheme="minorBidi"/>
                <w:lang w:eastAsia="he-IL"/>
              </w:rPr>
              <w:t xml:space="preserve"> API </w:t>
            </w:r>
          </w:p>
        </w:tc>
        <w:tc>
          <w:tcPr>
            <w:tcW w:w="8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CE737A2" w14:textId="7CFF1026" w:rsidR="005A2F10" w:rsidRDefault="005A2F10" w:rsidP="00751DE5">
            <w:pPr>
              <w:rPr>
                <w:rtl/>
              </w:rPr>
            </w:pPr>
            <w:r>
              <w:rPr>
                <w:rtl/>
              </w:rPr>
              <w:t>שרות</w:t>
            </w:r>
            <w:r>
              <w:t xml:space="preserve">  Account login </w:t>
            </w:r>
            <w:r>
              <w:rPr>
                <w:rFonts w:hint="cs"/>
                <w:rtl/>
              </w:rPr>
              <w:t xml:space="preserve"> ראה סעיף </w:t>
            </w:r>
            <w:r>
              <w:rPr>
                <w:rtl/>
              </w:rPr>
              <w:fldChar w:fldCharType="begin"/>
            </w:r>
            <w:r>
              <w:rPr>
                <w:rtl/>
              </w:rPr>
              <w:instrText xml:space="preserve"> </w:instrText>
            </w:r>
            <w:r>
              <w:rPr>
                <w:rFonts w:hint="cs"/>
              </w:rPr>
              <w:instrText xml:space="preserve">REF </w:instrText>
            </w:r>
            <w:r>
              <w:rPr>
                <w:rFonts w:hint="cs"/>
                <w:rtl/>
              </w:rPr>
              <w:instrText>_</w:instrText>
            </w:r>
            <w:r>
              <w:rPr>
                <w:rFonts w:hint="cs"/>
              </w:rPr>
              <w:instrText>Ref10465409 \r \h</w:instrText>
            </w:r>
            <w:r>
              <w:rPr>
                <w:rtl/>
              </w:rPr>
              <w:instrText xml:space="preserve"> </w:instrText>
            </w:r>
            <w:r>
              <w:rPr>
                <w:rtl/>
              </w:rPr>
            </w:r>
            <w:r>
              <w:rPr>
                <w:rtl/>
              </w:rPr>
              <w:fldChar w:fldCharType="separate"/>
            </w:r>
            <w:r w:rsidR="00962B45">
              <w:rPr>
                <w:b/>
                <w:bCs/>
              </w:rPr>
              <w:t>Error! Reference source not found.</w:t>
            </w:r>
            <w:r>
              <w:rPr>
                <w:rtl/>
              </w:rPr>
              <w:fldChar w:fldCharType="end"/>
            </w:r>
          </w:p>
        </w:tc>
      </w:tr>
      <w:tr w:rsidR="005A2F10" w14:paraId="04E63421" w14:textId="77777777" w:rsidTr="002B7964"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6C054" w14:textId="77777777" w:rsidR="005A2F10" w:rsidRDefault="005A2F10" w:rsidP="00751DE5">
            <w:pPr>
              <w:spacing w:after="0"/>
              <w:rPr>
                <w:rFonts w:asciiTheme="minorBidi" w:hAnsiTheme="minorBidi"/>
                <w:rtl/>
                <w:lang w:eastAsia="he-IL"/>
              </w:rPr>
            </w:pPr>
            <w:r>
              <w:rPr>
                <w:rFonts w:asciiTheme="minorBidi" w:hAnsiTheme="minorBidi" w:hint="cs"/>
                <w:rtl/>
                <w:lang w:eastAsia="he-IL"/>
              </w:rPr>
              <w:t>פרמטרים בשימוש</w:t>
            </w:r>
          </w:p>
        </w:tc>
        <w:tc>
          <w:tcPr>
            <w:tcW w:w="8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0CD31D1" w14:textId="77777777" w:rsidR="005A2F10" w:rsidRDefault="005A2F10" w:rsidP="00751DE5">
            <w:pPr>
              <w:spacing w:after="0"/>
              <w:rPr>
                <w:rStyle w:val="Char0"/>
                <w:rtl/>
              </w:rPr>
            </w:pPr>
            <w:proofErr w:type="spellStart"/>
            <w:r w:rsidRPr="00824BC2">
              <w:rPr>
                <w:rStyle w:val="Char0"/>
              </w:rPr>
              <w:t>FailedLoginAttemptsAskForHelp</w:t>
            </w:r>
            <w:proofErr w:type="spellEnd"/>
          </w:p>
          <w:p w14:paraId="6AFCF23E" w14:textId="77777777" w:rsidR="005A2F10" w:rsidRDefault="005A2F10" w:rsidP="00751DE5">
            <w:pPr>
              <w:spacing w:after="0"/>
              <w:rPr>
                <w:rtl/>
              </w:rPr>
            </w:pPr>
          </w:p>
        </w:tc>
      </w:tr>
    </w:tbl>
    <w:p w14:paraId="3D6EC04A" w14:textId="156C11B2" w:rsidR="00755C2E" w:rsidRDefault="00755C2E" w:rsidP="00755C2E">
      <w:pPr>
        <w:rPr>
          <w:rtl/>
        </w:rPr>
      </w:pPr>
    </w:p>
    <w:p w14:paraId="268B74DE" w14:textId="1C2F8CD1" w:rsidR="008B73AD" w:rsidRDefault="00330895" w:rsidP="00145135">
      <w:pPr>
        <w:pStyle w:val="Heading1"/>
      </w:pPr>
      <w:bookmarkStart w:id="11" w:name="_Toc11769518"/>
      <w:r>
        <w:rPr>
          <w:rFonts w:hint="cs"/>
        </w:rPr>
        <w:t>API</w:t>
      </w:r>
      <w:bookmarkEnd w:id="11"/>
    </w:p>
    <w:p w14:paraId="6739F15C" w14:textId="77777777" w:rsidR="008B73AD" w:rsidRDefault="008B73AD">
      <w:pPr>
        <w:bidi w:val="0"/>
        <w:rPr>
          <w:rFonts w:asciiTheme="minorBidi" w:eastAsiaTheme="majorEastAsia" w:hAnsiTheme="minorBidi"/>
          <w:b/>
          <w:bCs/>
          <w:sz w:val="28"/>
          <w:szCs w:val="32"/>
        </w:rPr>
      </w:pPr>
      <w:r>
        <w:br w:type="page"/>
      </w:r>
    </w:p>
    <w:p w14:paraId="418C5DE3" w14:textId="249E1D7B" w:rsidR="005A2F10" w:rsidRPr="005A2F10" w:rsidRDefault="005A2F10" w:rsidP="005A2F10">
      <w:pPr>
        <w:pStyle w:val="Heading2"/>
        <w:rPr>
          <w:rtl/>
        </w:rPr>
      </w:pPr>
      <w:proofErr w:type="spellStart"/>
      <w:r>
        <w:lastRenderedPageBreak/>
        <w:t>AccountLogin</w:t>
      </w:r>
      <w:proofErr w:type="spellEnd"/>
    </w:p>
    <w:tbl>
      <w:tblPr>
        <w:bidiVisual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5" w:color="auto" w:fill="auto"/>
        <w:tblLayout w:type="fixed"/>
        <w:tblLook w:val="0000" w:firstRow="0" w:lastRow="0" w:firstColumn="0" w:lastColumn="0" w:noHBand="0" w:noVBand="0"/>
      </w:tblPr>
      <w:tblGrid>
        <w:gridCol w:w="1962"/>
        <w:gridCol w:w="4394"/>
      </w:tblGrid>
      <w:tr w:rsidR="005A2F10" w:rsidRPr="00A82F80" w14:paraId="61FB08F5" w14:textId="77777777" w:rsidTr="00751DE5">
        <w:trPr>
          <w:trHeight w:val="160"/>
          <w:jc w:val="center"/>
          <w:ins w:id="12" w:author="Avshalom  Bichkov" w:date="2019-06-05T12:55:00Z"/>
        </w:trPr>
        <w:tc>
          <w:tcPr>
            <w:tcW w:w="1962" w:type="dxa"/>
            <w:shd w:val="pct5" w:color="auto" w:fill="auto"/>
          </w:tcPr>
          <w:p w14:paraId="6E519F01" w14:textId="77777777" w:rsidR="005A2F10" w:rsidRPr="00A82F80" w:rsidRDefault="005A2F10" w:rsidP="00751DE5">
            <w:pPr>
              <w:tabs>
                <w:tab w:val="left" w:pos="1643"/>
              </w:tabs>
              <w:spacing w:after="0" w:line="240" w:lineRule="auto"/>
              <w:rPr>
                <w:rtl/>
                <w:lang w:eastAsia="he-IL"/>
              </w:rPr>
            </w:pPr>
            <w:r w:rsidRPr="00A82F80">
              <w:rPr>
                <w:rtl/>
                <w:lang w:eastAsia="he-IL"/>
              </w:rPr>
              <w:t>מערכת מקור:</w:t>
            </w:r>
          </w:p>
        </w:tc>
        <w:tc>
          <w:tcPr>
            <w:tcW w:w="4394" w:type="dxa"/>
            <w:shd w:val="clear" w:color="auto" w:fill="FFFFFF" w:themeFill="background1"/>
          </w:tcPr>
          <w:p w14:paraId="4C4DDBEE" w14:textId="77777777" w:rsidR="005A2F10" w:rsidRPr="00A82F80" w:rsidRDefault="005A2F10" w:rsidP="00751DE5">
            <w:pPr>
              <w:tabs>
                <w:tab w:val="left" w:pos="1643"/>
              </w:tabs>
              <w:spacing w:after="0" w:line="240" w:lineRule="auto"/>
              <w:rPr>
                <w:rtl/>
                <w:lang w:eastAsia="he-IL"/>
              </w:rPr>
            </w:pPr>
            <w:r>
              <w:rPr>
                <w:rFonts w:hint="cs"/>
                <w:rtl/>
              </w:rPr>
              <w:t>אפליקציה</w:t>
            </w:r>
          </w:p>
        </w:tc>
      </w:tr>
      <w:tr w:rsidR="005A2F10" w:rsidRPr="00A82F80" w14:paraId="247C8833" w14:textId="77777777" w:rsidTr="00751DE5">
        <w:trPr>
          <w:jc w:val="center"/>
          <w:ins w:id="13" w:author="Avshalom  Bichkov" w:date="2019-06-05T12:55:00Z"/>
        </w:trPr>
        <w:tc>
          <w:tcPr>
            <w:tcW w:w="1962" w:type="dxa"/>
            <w:shd w:val="pct5" w:color="auto" w:fill="auto"/>
          </w:tcPr>
          <w:p w14:paraId="7693947D" w14:textId="77777777" w:rsidR="005A2F10" w:rsidRPr="00A82F80" w:rsidRDefault="005A2F10" w:rsidP="00751DE5">
            <w:pPr>
              <w:tabs>
                <w:tab w:val="left" w:pos="1643"/>
              </w:tabs>
              <w:spacing w:after="0" w:line="240" w:lineRule="auto"/>
              <w:rPr>
                <w:rtl/>
                <w:lang w:eastAsia="he-IL"/>
              </w:rPr>
            </w:pPr>
            <w:r w:rsidRPr="00A82F80">
              <w:rPr>
                <w:rtl/>
                <w:lang w:eastAsia="he-IL"/>
              </w:rPr>
              <w:t>מערכת יעד:</w:t>
            </w:r>
          </w:p>
        </w:tc>
        <w:tc>
          <w:tcPr>
            <w:tcW w:w="4394" w:type="dxa"/>
            <w:shd w:val="clear" w:color="auto" w:fill="FFFFFF" w:themeFill="background1"/>
          </w:tcPr>
          <w:p w14:paraId="16B4786C" w14:textId="77777777" w:rsidR="005A2F10" w:rsidRPr="00A82F80" w:rsidRDefault="005A2F10" w:rsidP="00751DE5">
            <w:pPr>
              <w:tabs>
                <w:tab w:val="left" w:pos="1643"/>
              </w:tabs>
              <w:spacing w:after="0" w:line="240" w:lineRule="auto"/>
              <w:rPr>
                <w:rtl/>
                <w:lang w:eastAsia="he-IL"/>
              </w:rPr>
            </w:pPr>
            <w:r>
              <w:rPr>
                <w:rFonts w:hint="cs"/>
                <w:rtl/>
                <w:lang w:eastAsia="he-IL"/>
              </w:rPr>
              <w:t xml:space="preserve">שרת </w:t>
            </w:r>
            <w:r>
              <w:rPr>
                <w:rFonts w:hint="cs"/>
                <w:lang w:eastAsia="he-IL"/>
              </w:rPr>
              <w:t>API</w:t>
            </w:r>
          </w:p>
        </w:tc>
      </w:tr>
      <w:tr w:rsidR="005A2F10" w:rsidRPr="00A82F80" w14:paraId="4A2435A7" w14:textId="77777777" w:rsidTr="00751DE5">
        <w:trPr>
          <w:jc w:val="center"/>
        </w:trPr>
        <w:tc>
          <w:tcPr>
            <w:tcW w:w="1962" w:type="dxa"/>
            <w:shd w:val="pct5" w:color="auto" w:fill="auto"/>
          </w:tcPr>
          <w:p w14:paraId="5881D282" w14:textId="77777777" w:rsidR="005A2F10" w:rsidRPr="00A82F80" w:rsidRDefault="005A2F10" w:rsidP="00751DE5">
            <w:pPr>
              <w:tabs>
                <w:tab w:val="left" w:pos="1643"/>
              </w:tabs>
              <w:spacing w:after="0" w:line="240" w:lineRule="auto"/>
              <w:rPr>
                <w:rtl/>
                <w:lang w:eastAsia="he-IL"/>
              </w:rPr>
            </w:pPr>
            <w:r>
              <w:rPr>
                <w:rFonts w:hint="cs"/>
                <w:rtl/>
                <w:lang w:eastAsia="he-IL"/>
              </w:rPr>
              <w:t>מקור נתוני תשובה</w:t>
            </w:r>
          </w:p>
        </w:tc>
        <w:tc>
          <w:tcPr>
            <w:tcW w:w="4394" w:type="dxa"/>
            <w:shd w:val="clear" w:color="auto" w:fill="FFFFFF" w:themeFill="background1"/>
          </w:tcPr>
          <w:p w14:paraId="0775B818" w14:textId="77777777" w:rsidR="005A2F10" w:rsidRDefault="005A2F10" w:rsidP="00751DE5">
            <w:pPr>
              <w:tabs>
                <w:tab w:val="left" w:pos="1643"/>
              </w:tabs>
              <w:spacing w:after="0" w:line="240" w:lineRule="auto"/>
              <w:rPr>
                <w:lang w:eastAsia="he-IL"/>
              </w:rPr>
            </w:pPr>
            <w:r>
              <w:rPr>
                <w:lang w:eastAsia="he-IL"/>
              </w:rPr>
              <w:t>ABP</w:t>
            </w:r>
          </w:p>
        </w:tc>
      </w:tr>
      <w:tr w:rsidR="005A2F10" w:rsidRPr="00A82F80" w14:paraId="32D3FFD3" w14:textId="77777777" w:rsidTr="00751DE5">
        <w:trPr>
          <w:jc w:val="center"/>
          <w:ins w:id="14" w:author="Avshalom  Bichkov" w:date="2019-06-05T12:55:00Z"/>
        </w:trPr>
        <w:tc>
          <w:tcPr>
            <w:tcW w:w="1962" w:type="dxa"/>
            <w:shd w:val="pct5" w:color="auto" w:fill="auto"/>
          </w:tcPr>
          <w:p w14:paraId="6A2B25B3" w14:textId="77777777" w:rsidR="005A2F10" w:rsidRPr="00A82F80" w:rsidRDefault="005A2F10" w:rsidP="00751DE5">
            <w:pPr>
              <w:tabs>
                <w:tab w:val="left" w:pos="1643"/>
              </w:tabs>
              <w:spacing w:after="0" w:line="240" w:lineRule="auto"/>
              <w:rPr>
                <w:rtl/>
                <w:lang w:eastAsia="he-IL"/>
              </w:rPr>
            </w:pPr>
            <w:r w:rsidRPr="00A82F80">
              <w:rPr>
                <w:rtl/>
                <w:lang w:eastAsia="he-IL"/>
              </w:rPr>
              <w:t>סוג ממשק:</w:t>
            </w:r>
          </w:p>
        </w:tc>
        <w:tc>
          <w:tcPr>
            <w:tcW w:w="4394" w:type="dxa"/>
            <w:shd w:val="clear" w:color="auto" w:fill="FFFFFF" w:themeFill="background1"/>
          </w:tcPr>
          <w:p w14:paraId="145242A9" w14:textId="77777777" w:rsidR="005A2F10" w:rsidRPr="00A82F80" w:rsidRDefault="005A2F10" w:rsidP="00751DE5">
            <w:pPr>
              <w:tabs>
                <w:tab w:val="left" w:pos="1643"/>
              </w:tabs>
              <w:spacing w:after="0" w:line="240" w:lineRule="auto"/>
              <w:rPr>
                <w:rtl/>
                <w:lang w:eastAsia="he-IL"/>
              </w:rPr>
            </w:pPr>
            <w:r>
              <w:rPr>
                <w:lang w:eastAsia="he-IL"/>
              </w:rPr>
              <w:t>POST</w:t>
            </w:r>
          </w:p>
        </w:tc>
      </w:tr>
      <w:tr w:rsidR="005A2F10" w:rsidRPr="00A82F80" w14:paraId="72A0151D" w14:textId="77777777" w:rsidTr="00751DE5">
        <w:trPr>
          <w:jc w:val="center"/>
          <w:ins w:id="15" w:author="Avshalom  Bichkov" w:date="2019-06-05T12:55:00Z"/>
        </w:trPr>
        <w:tc>
          <w:tcPr>
            <w:tcW w:w="1962" w:type="dxa"/>
            <w:shd w:val="pct5" w:color="auto" w:fill="auto"/>
          </w:tcPr>
          <w:p w14:paraId="0A09FE7F" w14:textId="77777777" w:rsidR="005A2F10" w:rsidRPr="00A82F80" w:rsidRDefault="005A2F10" w:rsidP="00751DE5">
            <w:pPr>
              <w:tabs>
                <w:tab w:val="left" w:pos="1643"/>
              </w:tabs>
              <w:spacing w:after="0" w:line="240" w:lineRule="auto"/>
              <w:rPr>
                <w:rtl/>
                <w:lang w:eastAsia="he-IL"/>
              </w:rPr>
            </w:pPr>
            <w:r>
              <w:rPr>
                <w:rFonts w:hint="cs"/>
                <w:rtl/>
                <w:lang w:eastAsia="he-IL"/>
              </w:rPr>
              <w:t>שם הממשק:</w:t>
            </w:r>
          </w:p>
        </w:tc>
        <w:tc>
          <w:tcPr>
            <w:tcW w:w="4394" w:type="dxa"/>
            <w:shd w:val="clear" w:color="auto" w:fill="FFFFFF" w:themeFill="background1"/>
          </w:tcPr>
          <w:p w14:paraId="3C75147F" w14:textId="77777777" w:rsidR="005A2F10" w:rsidRDefault="005A2F10" w:rsidP="00751DE5">
            <w:pPr>
              <w:tabs>
                <w:tab w:val="left" w:pos="1643"/>
              </w:tabs>
              <w:spacing w:after="0" w:line="240" w:lineRule="auto"/>
              <w:rPr>
                <w:lang w:eastAsia="he-IL"/>
              </w:rPr>
            </w:pPr>
            <w:proofErr w:type="spellStart"/>
            <w:r>
              <w:t>AccountLogin</w:t>
            </w:r>
            <w:proofErr w:type="spellEnd"/>
          </w:p>
        </w:tc>
      </w:tr>
      <w:tr w:rsidR="005A2F10" w:rsidRPr="00A82F80" w14:paraId="4FF7ABBC" w14:textId="77777777" w:rsidTr="00751DE5">
        <w:trPr>
          <w:jc w:val="center"/>
          <w:ins w:id="16" w:author="Avshalom  Bichkov" w:date="2019-06-05T12:55:00Z"/>
        </w:trPr>
        <w:tc>
          <w:tcPr>
            <w:tcW w:w="1962" w:type="dxa"/>
            <w:shd w:val="pct5" w:color="auto" w:fill="auto"/>
          </w:tcPr>
          <w:p w14:paraId="0256F698" w14:textId="77777777" w:rsidR="005A2F10" w:rsidRPr="00A82F80" w:rsidRDefault="005A2F10" w:rsidP="00751DE5">
            <w:pPr>
              <w:tabs>
                <w:tab w:val="left" w:pos="1643"/>
              </w:tabs>
              <w:spacing w:after="0" w:line="240" w:lineRule="auto"/>
              <w:rPr>
                <w:rtl/>
                <w:lang w:eastAsia="he-IL"/>
              </w:rPr>
            </w:pPr>
            <w:r w:rsidRPr="00A82F80">
              <w:rPr>
                <w:rtl/>
                <w:lang w:eastAsia="he-IL"/>
              </w:rPr>
              <w:t>טריגר קריאה לממשק:</w:t>
            </w:r>
          </w:p>
        </w:tc>
        <w:tc>
          <w:tcPr>
            <w:tcW w:w="4394" w:type="dxa"/>
            <w:shd w:val="clear" w:color="auto" w:fill="FFFFFF" w:themeFill="background1"/>
          </w:tcPr>
          <w:p w14:paraId="5D3EDED6" w14:textId="77777777" w:rsidR="005A2F10" w:rsidRPr="00A82F80" w:rsidRDefault="005A2F10" w:rsidP="00751DE5">
            <w:pPr>
              <w:tabs>
                <w:tab w:val="left" w:pos="1643"/>
              </w:tabs>
              <w:spacing w:after="0" w:line="240" w:lineRule="auto"/>
              <w:rPr>
                <w:rtl/>
                <w:lang w:eastAsia="he-IL"/>
              </w:rPr>
            </w:pPr>
            <w:r>
              <w:rPr>
                <w:rFonts w:hint="cs"/>
                <w:rtl/>
                <w:lang w:eastAsia="he-IL"/>
              </w:rPr>
              <w:t>ביצוע לוגאין לאפליקציה</w:t>
            </w:r>
          </w:p>
        </w:tc>
      </w:tr>
      <w:tr w:rsidR="005A2F10" w:rsidRPr="00A82F80" w14:paraId="0708CECA" w14:textId="77777777" w:rsidTr="00751DE5">
        <w:trPr>
          <w:trHeight w:val="214"/>
          <w:jc w:val="center"/>
          <w:ins w:id="17" w:author="Avshalom  Bichkov" w:date="2019-06-05T12:55:00Z"/>
        </w:trPr>
        <w:tc>
          <w:tcPr>
            <w:tcW w:w="1962" w:type="dxa"/>
            <w:shd w:val="pct5" w:color="auto" w:fill="auto"/>
          </w:tcPr>
          <w:p w14:paraId="6B841CAB" w14:textId="77777777" w:rsidR="005A2F10" w:rsidRPr="00A82F80" w:rsidRDefault="005A2F10" w:rsidP="00751DE5">
            <w:pPr>
              <w:tabs>
                <w:tab w:val="left" w:pos="1643"/>
              </w:tabs>
              <w:spacing w:after="0" w:line="240" w:lineRule="auto"/>
              <w:rPr>
                <w:rtl/>
                <w:lang w:eastAsia="he-IL"/>
              </w:rPr>
            </w:pPr>
            <w:r>
              <w:rPr>
                <w:rFonts w:hint="cs"/>
                <w:rtl/>
                <w:lang w:eastAsia="he-IL"/>
              </w:rPr>
              <w:t>תיאור ממשק</w:t>
            </w:r>
          </w:p>
        </w:tc>
        <w:tc>
          <w:tcPr>
            <w:tcW w:w="4394" w:type="dxa"/>
            <w:shd w:val="clear" w:color="auto" w:fill="FFFFFF" w:themeFill="background1"/>
          </w:tcPr>
          <w:p w14:paraId="464CB000" w14:textId="77777777" w:rsidR="005A2F10" w:rsidRDefault="005A2F10" w:rsidP="00751DE5">
            <w:pPr>
              <w:rPr>
                <w:rtl/>
              </w:rPr>
            </w:pPr>
            <w:r>
              <w:rPr>
                <w:rFonts w:hint="cs"/>
                <w:rtl/>
              </w:rPr>
              <w:t>שרות אשר מבצע כניסה לחשבון משתמש</w:t>
            </w:r>
          </w:p>
        </w:tc>
      </w:tr>
      <w:tr w:rsidR="005A2F10" w:rsidRPr="00A82F80" w14:paraId="20EAD242" w14:textId="77777777" w:rsidTr="00751DE5">
        <w:trPr>
          <w:jc w:val="center"/>
          <w:ins w:id="18" w:author="Avshalom  Bichkov" w:date="2019-06-05T12:55:00Z"/>
        </w:trPr>
        <w:tc>
          <w:tcPr>
            <w:tcW w:w="1962" w:type="dxa"/>
            <w:shd w:val="pct5" w:color="auto" w:fill="auto"/>
          </w:tcPr>
          <w:p w14:paraId="77F1C63D" w14:textId="77777777" w:rsidR="005A2F10" w:rsidRDefault="005A2F10" w:rsidP="00751DE5">
            <w:pPr>
              <w:tabs>
                <w:tab w:val="left" w:pos="1643"/>
              </w:tabs>
              <w:spacing w:after="0" w:line="240" w:lineRule="auto"/>
              <w:rPr>
                <w:rtl/>
                <w:lang w:eastAsia="he-IL"/>
              </w:rPr>
            </w:pPr>
            <w:r>
              <w:rPr>
                <w:rFonts w:hint="cs"/>
                <w:rtl/>
                <w:lang w:eastAsia="he-IL"/>
              </w:rPr>
              <w:t>הזדהות:</w:t>
            </w:r>
          </w:p>
        </w:tc>
        <w:tc>
          <w:tcPr>
            <w:tcW w:w="4394" w:type="dxa"/>
            <w:shd w:val="clear" w:color="auto" w:fill="FFFFFF" w:themeFill="background1"/>
          </w:tcPr>
          <w:p w14:paraId="114F0E78" w14:textId="77777777" w:rsidR="005A2F10" w:rsidRPr="00987C9E" w:rsidRDefault="005A2F10" w:rsidP="00751DE5">
            <w:pPr>
              <w:rPr>
                <w:rtl/>
              </w:rPr>
            </w:pPr>
            <w:r>
              <w:rPr>
                <w:rFonts w:hint="cs"/>
                <w:rtl/>
              </w:rPr>
              <w:t>ממשק לא מזוהה</w:t>
            </w:r>
          </w:p>
        </w:tc>
      </w:tr>
    </w:tbl>
    <w:p w14:paraId="6B90FE72" w14:textId="77777777" w:rsidR="005A2F10" w:rsidRDefault="005A2F10" w:rsidP="005A2F10">
      <w:pPr>
        <w:pStyle w:val="Heading3"/>
        <w:ind w:left="1134"/>
        <w:rPr>
          <w:rtl/>
        </w:rPr>
      </w:pPr>
      <w:bookmarkStart w:id="19" w:name="_Toc11768649"/>
      <w:r>
        <w:rPr>
          <w:rFonts w:hint="cs"/>
          <w:rtl/>
        </w:rPr>
        <w:t xml:space="preserve">בקשה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proofErr w:type="spellStart"/>
      <w:r>
        <w:t>AccountLogin</w:t>
      </w:r>
      <w:proofErr w:type="spellEnd"/>
      <w:r>
        <w:t xml:space="preserve"> Request</w:t>
      </w:r>
      <w:bookmarkEnd w:id="19"/>
    </w:p>
    <w:tbl>
      <w:tblPr>
        <w:tblStyle w:val="TableGrid"/>
        <w:bidiVisual/>
        <w:tblW w:w="5000" w:type="pct"/>
        <w:tblLayout w:type="fixed"/>
        <w:tblLook w:val="04A0" w:firstRow="1" w:lastRow="0" w:firstColumn="1" w:lastColumn="0" w:noHBand="0" w:noVBand="1"/>
      </w:tblPr>
      <w:tblGrid>
        <w:gridCol w:w="1464"/>
        <w:gridCol w:w="1761"/>
        <w:gridCol w:w="4540"/>
        <w:gridCol w:w="2691"/>
      </w:tblGrid>
      <w:tr w:rsidR="005A2F10" w:rsidRPr="00F44C85" w14:paraId="7EC95263" w14:textId="77777777" w:rsidTr="00751DE5">
        <w:trPr>
          <w:ins w:id="20" w:author="Avshalom  Bichkov" w:date="2019-06-05T12:52:00Z"/>
        </w:trPr>
        <w:tc>
          <w:tcPr>
            <w:tcW w:w="700" w:type="pct"/>
            <w:shd w:val="clear" w:color="auto" w:fill="D9D9D9" w:themeFill="background1" w:themeFillShade="D9"/>
          </w:tcPr>
          <w:p w14:paraId="347E5EC4" w14:textId="77777777" w:rsidR="005A2F10" w:rsidRPr="00F44C85" w:rsidRDefault="005A2F10" w:rsidP="00751DE5">
            <w:pPr>
              <w:rPr>
                <w:b/>
                <w:bCs/>
                <w:rtl/>
              </w:rPr>
            </w:pPr>
            <w:bookmarkStart w:id="21" w:name="_Hlk10660965"/>
            <w:r>
              <w:rPr>
                <w:rFonts w:hint="cs"/>
                <w:b/>
                <w:bCs/>
                <w:rtl/>
              </w:rPr>
              <w:t>פרמטר</w:t>
            </w:r>
          </w:p>
        </w:tc>
        <w:tc>
          <w:tcPr>
            <w:tcW w:w="842" w:type="pct"/>
            <w:shd w:val="clear" w:color="auto" w:fill="D9D9D9" w:themeFill="background1" w:themeFillShade="D9"/>
          </w:tcPr>
          <w:p w14:paraId="6F0648B6" w14:textId="77777777" w:rsidR="005A2F10" w:rsidRPr="00F44C85" w:rsidRDefault="005A2F10" w:rsidP="00751DE5">
            <w:pPr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תיאור</w:t>
            </w:r>
          </w:p>
        </w:tc>
        <w:tc>
          <w:tcPr>
            <w:tcW w:w="2171" w:type="pct"/>
            <w:shd w:val="clear" w:color="auto" w:fill="D9D9D9" w:themeFill="background1" w:themeFillShade="D9"/>
          </w:tcPr>
          <w:p w14:paraId="5F206135" w14:textId="77777777" w:rsidR="005A2F10" w:rsidRDefault="005A2F10" w:rsidP="00751DE5">
            <w:pPr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הערות</w:t>
            </w:r>
          </w:p>
        </w:tc>
        <w:tc>
          <w:tcPr>
            <w:tcW w:w="1287" w:type="pct"/>
            <w:shd w:val="clear" w:color="auto" w:fill="D9D9D9" w:themeFill="background1" w:themeFillShade="D9"/>
          </w:tcPr>
          <w:p w14:paraId="783E0817" w14:textId="77777777" w:rsidR="005A2F10" w:rsidRDefault="005A2F10" w:rsidP="00751DE5">
            <w:pPr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ולדיציה</w:t>
            </w:r>
          </w:p>
        </w:tc>
      </w:tr>
      <w:tr w:rsidR="005A2F10" w14:paraId="33835036" w14:textId="77777777" w:rsidTr="00751DE5">
        <w:trPr>
          <w:ins w:id="22" w:author="Avshalom  Bichkov" w:date="2019-06-05T12:52:00Z"/>
        </w:trPr>
        <w:tc>
          <w:tcPr>
            <w:tcW w:w="700" w:type="pct"/>
          </w:tcPr>
          <w:p w14:paraId="0C6A9FDF" w14:textId="77777777" w:rsidR="005A2F10" w:rsidRDefault="005A2F10" w:rsidP="00751DE5">
            <w:r>
              <w:t>Username</w:t>
            </w:r>
          </w:p>
        </w:tc>
        <w:tc>
          <w:tcPr>
            <w:tcW w:w="842" w:type="pct"/>
          </w:tcPr>
          <w:p w14:paraId="7183E3E2" w14:textId="77777777" w:rsidR="005A2F10" w:rsidRDefault="005A2F10" w:rsidP="00751DE5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שם משתמש </w:t>
            </w:r>
          </w:p>
        </w:tc>
        <w:tc>
          <w:tcPr>
            <w:tcW w:w="2171" w:type="pct"/>
          </w:tcPr>
          <w:p w14:paraId="6BCA45F1" w14:textId="77777777" w:rsidR="005A2F10" w:rsidRDefault="005A2F10" w:rsidP="00751DE5">
            <w:pPr>
              <w:rPr>
                <w:rtl/>
              </w:rPr>
            </w:pPr>
            <w:r>
              <w:rPr>
                <w:rFonts w:hint="cs"/>
                <w:rtl/>
              </w:rPr>
              <w:t>כפי שהוקלד ע"י משתמש או שמור במכשיר המשתמש</w:t>
            </w:r>
          </w:p>
          <w:p w14:paraId="49EA1DAB" w14:textId="77777777" w:rsidR="005A2F10" w:rsidRDefault="005A2F10" w:rsidP="00751DE5">
            <w:pPr>
              <w:pStyle w:val="a0"/>
              <w:jc w:val="both"/>
              <w:rPr>
                <w:rtl/>
              </w:rPr>
            </w:pPr>
          </w:p>
        </w:tc>
        <w:tc>
          <w:tcPr>
            <w:tcW w:w="1287" w:type="pct"/>
          </w:tcPr>
          <w:p w14:paraId="7B1616EA" w14:textId="77777777" w:rsidR="005A2F10" w:rsidRPr="00DA0EAE" w:rsidRDefault="005A2F10" w:rsidP="00DA0EAE">
            <w:pPr>
              <w:rPr>
                <w:strike/>
                <w:rtl/>
                <w:lang w:eastAsia="he-IL"/>
              </w:rPr>
            </w:pPr>
            <w:r w:rsidRPr="00DA0EAE">
              <w:rPr>
                <w:rFonts w:hint="cs"/>
                <w:strike/>
                <w:rtl/>
                <w:lang w:eastAsia="he-IL"/>
              </w:rPr>
              <w:t>:</w:t>
            </w:r>
            <w:r w:rsidRPr="00DA0EAE">
              <w:rPr>
                <w:strike/>
                <w:lang w:eastAsia="he-IL"/>
              </w:rPr>
              <w:t>"^[a-zA-Z0-9_]{1,40}$</w:t>
            </w:r>
          </w:p>
          <w:p w14:paraId="4182BD4C" w14:textId="77777777" w:rsidR="00DA0EAE" w:rsidRPr="00DA0EAE" w:rsidRDefault="00DA0EAE" w:rsidP="00DA0EAE">
            <w:pPr>
              <w:rPr>
                <w:rtl/>
                <w:lang w:eastAsia="he-IL"/>
              </w:rPr>
            </w:pPr>
            <w:r w:rsidRPr="00DA0EAE">
              <w:rPr>
                <w:rFonts w:hint="cs"/>
                <w:rtl/>
                <w:lang w:eastAsia="he-IL"/>
              </w:rPr>
              <w:t>עד 50 תווים</w:t>
            </w:r>
          </w:p>
          <w:p w14:paraId="35811159" w14:textId="5A6F4E27" w:rsidR="00DA0EAE" w:rsidRPr="001166B6" w:rsidRDefault="00DA0EAE" w:rsidP="00DA0EAE">
            <w:pPr>
              <w:bidi w:val="0"/>
              <w:rPr>
                <w:strike/>
              </w:rPr>
            </w:pPr>
          </w:p>
        </w:tc>
      </w:tr>
      <w:tr w:rsidR="005A2F10" w14:paraId="19324FED" w14:textId="77777777" w:rsidTr="00751DE5">
        <w:trPr>
          <w:ins w:id="23" w:author="Avshalom  Bichkov" w:date="2019-06-05T12:52:00Z"/>
        </w:trPr>
        <w:tc>
          <w:tcPr>
            <w:tcW w:w="700" w:type="pct"/>
          </w:tcPr>
          <w:p w14:paraId="4FA8E907" w14:textId="77777777" w:rsidR="005A2F10" w:rsidRDefault="005A2F10" w:rsidP="00751DE5">
            <w:r>
              <w:t>Password</w:t>
            </w:r>
          </w:p>
        </w:tc>
        <w:tc>
          <w:tcPr>
            <w:tcW w:w="842" w:type="pct"/>
          </w:tcPr>
          <w:p w14:paraId="1E00A157" w14:textId="77777777" w:rsidR="005A2F10" w:rsidRDefault="005A2F10" w:rsidP="00751DE5">
            <w:pPr>
              <w:rPr>
                <w:rtl/>
              </w:rPr>
            </w:pPr>
            <w:r>
              <w:rPr>
                <w:rFonts w:hint="cs"/>
                <w:rtl/>
              </w:rPr>
              <w:t>סיסמת משתמש</w:t>
            </w:r>
          </w:p>
        </w:tc>
        <w:tc>
          <w:tcPr>
            <w:tcW w:w="2171" w:type="pct"/>
          </w:tcPr>
          <w:p w14:paraId="193A3A62" w14:textId="77777777" w:rsidR="005A2F10" w:rsidRDefault="005A2F10" w:rsidP="00751DE5">
            <w:pPr>
              <w:rPr>
                <w:rtl/>
              </w:rPr>
            </w:pPr>
            <w:r>
              <w:rPr>
                <w:rFonts w:hint="cs"/>
                <w:rtl/>
              </w:rPr>
              <w:t>כפי שהוקלדה ע"י משתמש</w:t>
            </w:r>
          </w:p>
        </w:tc>
        <w:tc>
          <w:tcPr>
            <w:tcW w:w="1287" w:type="pct"/>
          </w:tcPr>
          <w:p w14:paraId="608DFEC4" w14:textId="77777777" w:rsidR="00925795" w:rsidRPr="00DA0EAE" w:rsidRDefault="00925795" w:rsidP="00925795">
            <w:pPr>
              <w:rPr>
                <w:strike/>
                <w:rtl/>
                <w:lang w:eastAsia="he-IL"/>
              </w:rPr>
            </w:pPr>
            <w:r w:rsidRPr="00DA0EAE">
              <w:rPr>
                <w:rFonts w:hint="cs"/>
                <w:strike/>
                <w:rtl/>
                <w:lang w:eastAsia="he-IL"/>
              </w:rPr>
              <w:t>:</w:t>
            </w:r>
            <w:r w:rsidRPr="00DA0EAE">
              <w:rPr>
                <w:strike/>
                <w:lang w:eastAsia="he-IL"/>
              </w:rPr>
              <w:t>"^[a-zA-Z0-9_]{1,40}$</w:t>
            </w:r>
          </w:p>
          <w:p w14:paraId="42738F4D" w14:textId="77777777" w:rsidR="00925795" w:rsidRPr="00DA0EAE" w:rsidRDefault="00925795" w:rsidP="00925795">
            <w:pPr>
              <w:rPr>
                <w:rtl/>
                <w:lang w:eastAsia="he-IL"/>
              </w:rPr>
            </w:pPr>
            <w:r w:rsidRPr="00DA0EAE">
              <w:rPr>
                <w:rFonts w:hint="cs"/>
                <w:rtl/>
                <w:lang w:eastAsia="he-IL"/>
              </w:rPr>
              <w:t>עד 50 תווים</w:t>
            </w:r>
          </w:p>
          <w:p w14:paraId="69DE88C8" w14:textId="142EC025" w:rsidR="005A2F10" w:rsidRDefault="005A2F10" w:rsidP="00751DE5">
            <w:pPr>
              <w:bidi w:val="0"/>
            </w:pPr>
          </w:p>
        </w:tc>
      </w:tr>
    </w:tbl>
    <w:p w14:paraId="3A3106D2" w14:textId="77777777" w:rsidR="005A2F10" w:rsidRDefault="005A2F10" w:rsidP="005A2F10">
      <w:pPr>
        <w:pStyle w:val="Heading3"/>
        <w:ind w:left="1134"/>
      </w:pPr>
      <w:bookmarkStart w:id="24" w:name="_Toc11768650"/>
      <w:bookmarkEnd w:id="21"/>
      <w:r>
        <w:rPr>
          <w:rFonts w:hint="cs"/>
          <w:rtl/>
        </w:rPr>
        <w:t xml:space="preserve">תשובה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proofErr w:type="spellStart"/>
      <w:r>
        <w:t>AccountLogin</w:t>
      </w:r>
      <w:proofErr w:type="spellEnd"/>
      <w:r>
        <w:t xml:space="preserve"> Response</w:t>
      </w:r>
      <w:bookmarkEnd w:id="24"/>
    </w:p>
    <w:tbl>
      <w:tblPr>
        <w:tblStyle w:val="TableGrid"/>
        <w:bidiVisual/>
        <w:tblW w:w="5000" w:type="pct"/>
        <w:tblLook w:val="04A0" w:firstRow="1" w:lastRow="0" w:firstColumn="1" w:lastColumn="0" w:noHBand="0" w:noVBand="1"/>
      </w:tblPr>
      <w:tblGrid>
        <w:gridCol w:w="2327"/>
        <w:gridCol w:w="2750"/>
        <w:gridCol w:w="5379"/>
      </w:tblGrid>
      <w:tr w:rsidR="005A2F10" w:rsidRPr="00257072" w14:paraId="77621FE5" w14:textId="77777777" w:rsidTr="00751DE5">
        <w:trPr>
          <w:ins w:id="25" w:author="Avshalom  Bichkov" w:date="2019-06-05T13:01:00Z"/>
        </w:trPr>
        <w:tc>
          <w:tcPr>
            <w:tcW w:w="1113" w:type="pct"/>
            <w:shd w:val="clear" w:color="auto" w:fill="BDD6EE" w:themeFill="accent1" w:themeFillTint="66"/>
          </w:tcPr>
          <w:p w14:paraId="05DF8A52" w14:textId="77777777" w:rsidR="005A2F10" w:rsidRPr="00F44C85" w:rsidRDefault="005A2F10" w:rsidP="00751DE5">
            <w:pPr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פרמטר</w:t>
            </w:r>
          </w:p>
        </w:tc>
        <w:tc>
          <w:tcPr>
            <w:tcW w:w="1315" w:type="pct"/>
            <w:shd w:val="clear" w:color="auto" w:fill="BDD6EE" w:themeFill="accent1" w:themeFillTint="66"/>
          </w:tcPr>
          <w:p w14:paraId="6BCA3212" w14:textId="77777777" w:rsidR="005A2F10" w:rsidRPr="00F44C85" w:rsidRDefault="005A2F10" w:rsidP="00751DE5">
            <w:pPr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תיאור</w:t>
            </w:r>
          </w:p>
        </w:tc>
        <w:tc>
          <w:tcPr>
            <w:tcW w:w="2572" w:type="pct"/>
            <w:shd w:val="clear" w:color="auto" w:fill="BDD6EE" w:themeFill="accent1" w:themeFillTint="66"/>
          </w:tcPr>
          <w:p w14:paraId="46EFC4EA" w14:textId="77777777" w:rsidR="005A2F10" w:rsidRPr="00F44C85" w:rsidRDefault="005A2F10" w:rsidP="00751DE5">
            <w:pPr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הערות</w:t>
            </w:r>
          </w:p>
        </w:tc>
      </w:tr>
      <w:tr w:rsidR="005A2F10" w14:paraId="0E449407" w14:textId="77777777" w:rsidTr="00751DE5">
        <w:trPr>
          <w:ins w:id="26" w:author="Avshalom  Bichkov" w:date="2019-06-05T13:01:00Z"/>
        </w:trPr>
        <w:tc>
          <w:tcPr>
            <w:tcW w:w="1113" w:type="pct"/>
          </w:tcPr>
          <w:p w14:paraId="0A6E7AB2" w14:textId="77777777" w:rsidR="005A2F10" w:rsidRDefault="005A2F10" w:rsidP="00751DE5">
            <w:pPr>
              <w:rPr>
                <w:rtl/>
              </w:rPr>
            </w:pPr>
            <w:proofErr w:type="spellStart"/>
            <w:r>
              <w:t>accountId</w:t>
            </w:r>
            <w:proofErr w:type="spellEnd"/>
          </w:p>
        </w:tc>
        <w:tc>
          <w:tcPr>
            <w:tcW w:w="1315" w:type="pct"/>
          </w:tcPr>
          <w:p w14:paraId="4B65C4B9" w14:textId="77777777" w:rsidR="005A2F10" w:rsidRDefault="005A2F10" w:rsidP="00751DE5">
            <w:pPr>
              <w:rPr>
                <w:rtl/>
              </w:rPr>
            </w:pPr>
            <w:r>
              <w:rPr>
                <w:rFonts w:hint="cs"/>
                <w:rtl/>
              </w:rPr>
              <w:t>קוד החשבון</w:t>
            </w:r>
          </w:p>
        </w:tc>
        <w:tc>
          <w:tcPr>
            <w:tcW w:w="2572" w:type="pct"/>
          </w:tcPr>
          <w:p w14:paraId="1A38C0AE" w14:textId="77777777" w:rsidR="005A2F10" w:rsidRDefault="005A2F10" w:rsidP="00751DE5">
            <w:pPr>
              <w:pStyle w:val="a0"/>
            </w:pPr>
            <w:r>
              <w:t>ABP/POST/acc/id/{username}/.id</w:t>
            </w:r>
          </w:p>
        </w:tc>
      </w:tr>
      <w:tr w:rsidR="005A2F10" w14:paraId="224FB3F0" w14:textId="77777777" w:rsidTr="00751DE5">
        <w:trPr>
          <w:ins w:id="27" w:author="Avshalom  Bichkov" w:date="2019-06-05T13:01:00Z"/>
        </w:trPr>
        <w:tc>
          <w:tcPr>
            <w:tcW w:w="1113" w:type="pct"/>
          </w:tcPr>
          <w:p w14:paraId="77EF8896" w14:textId="77777777" w:rsidR="005A2F10" w:rsidRDefault="005A2F10" w:rsidP="00751DE5">
            <w:proofErr w:type="spellStart"/>
            <w:r>
              <w:t>lastLogin</w:t>
            </w:r>
            <w:proofErr w:type="spellEnd"/>
          </w:p>
        </w:tc>
        <w:tc>
          <w:tcPr>
            <w:tcW w:w="1315" w:type="pct"/>
          </w:tcPr>
          <w:p w14:paraId="3B57DD9A" w14:textId="77777777" w:rsidR="005A2F10" w:rsidRDefault="005A2F10" w:rsidP="00751DE5">
            <w:pPr>
              <w:rPr>
                <w:rtl/>
              </w:rPr>
            </w:pPr>
            <w:r>
              <w:rPr>
                <w:rFonts w:hint="cs"/>
                <w:rtl/>
              </w:rPr>
              <w:t>התחברות אחרונה עם חשבון זה</w:t>
            </w:r>
          </w:p>
        </w:tc>
        <w:tc>
          <w:tcPr>
            <w:tcW w:w="2572" w:type="pct"/>
          </w:tcPr>
          <w:p w14:paraId="34DD2135" w14:textId="77777777" w:rsidR="005A2F10" w:rsidRDefault="005A2F10" w:rsidP="00751DE5">
            <w:pPr>
              <w:pStyle w:val="a0"/>
            </w:pPr>
            <w:r>
              <w:t>ABP/POST/acc/id/{username}</w:t>
            </w:r>
            <w:proofErr w:type="gramStart"/>
            <w:r>
              <w:t>/.</w:t>
            </w:r>
            <w:proofErr w:type="spellStart"/>
            <w:r>
              <w:t>lastLogin</w:t>
            </w:r>
            <w:proofErr w:type="spellEnd"/>
            <w:proofErr w:type="gramEnd"/>
          </w:p>
        </w:tc>
      </w:tr>
      <w:tr w:rsidR="005A2F10" w14:paraId="14F60409" w14:textId="77777777" w:rsidTr="00751DE5">
        <w:trPr>
          <w:ins w:id="28" w:author="Avshalom  Bichkov" w:date="2019-06-05T13:01:00Z"/>
        </w:trPr>
        <w:tc>
          <w:tcPr>
            <w:tcW w:w="1113" w:type="pct"/>
          </w:tcPr>
          <w:p w14:paraId="66B6D52D" w14:textId="77777777" w:rsidR="005A2F10" w:rsidRDefault="005A2F10" w:rsidP="00751DE5">
            <w:pPr>
              <w:rPr>
                <w:rtl/>
              </w:rPr>
            </w:pPr>
            <w:proofErr w:type="spellStart"/>
            <w:r>
              <w:rPr>
                <w:lang w:eastAsia="he-IL"/>
              </w:rPr>
              <w:t>firstName</w:t>
            </w:r>
            <w:proofErr w:type="spellEnd"/>
          </w:p>
        </w:tc>
        <w:tc>
          <w:tcPr>
            <w:tcW w:w="1315" w:type="pct"/>
          </w:tcPr>
          <w:p w14:paraId="0F1D1B22" w14:textId="77777777" w:rsidR="005A2F10" w:rsidRDefault="005A2F10" w:rsidP="00751DE5">
            <w:pPr>
              <w:rPr>
                <w:rtl/>
              </w:rPr>
            </w:pPr>
            <w:r>
              <w:rPr>
                <w:rFonts w:hint="cs"/>
                <w:rtl/>
              </w:rPr>
              <w:t>שם פרטי של בעל החשבון</w:t>
            </w:r>
          </w:p>
        </w:tc>
        <w:tc>
          <w:tcPr>
            <w:tcW w:w="2572" w:type="pct"/>
          </w:tcPr>
          <w:p w14:paraId="6AA69D86" w14:textId="77777777" w:rsidR="005A2F10" w:rsidRDefault="005A2F10" w:rsidP="00751DE5">
            <w:pPr>
              <w:pStyle w:val="a0"/>
            </w:pPr>
            <w:r>
              <w:t>ABP/POST/acc/id/{username}</w:t>
            </w:r>
            <w:proofErr w:type="gramStart"/>
            <w:r>
              <w:t>/.</w:t>
            </w:r>
            <w:proofErr w:type="spellStart"/>
            <w:r>
              <w:t>firstName</w:t>
            </w:r>
            <w:proofErr w:type="spellEnd"/>
            <w:proofErr w:type="gramEnd"/>
          </w:p>
        </w:tc>
      </w:tr>
      <w:tr w:rsidR="005A2F10" w14:paraId="31C663E7" w14:textId="77777777" w:rsidTr="00751DE5">
        <w:trPr>
          <w:ins w:id="29" w:author="Avshalom  Bichkov" w:date="2019-06-05T13:01:00Z"/>
        </w:trPr>
        <w:tc>
          <w:tcPr>
            <w:tcW w:w="1113" w:type="pct"/>
          </w:tcPr>
          <w:p w14:paraId="3D058564" w14:textId="77777777" w:rsidR="005A2F10" w:rsidRDefault="005A2F10" w:rsidP="00751DE5">
            <w:pPr>
              <w:rPr>
                <w:rtl/>
                <w:lang w:eastAsia="he-IL"/>
              </w:rPr>
            </w:pPr>
            <w:proofErr w:type="spellStart"/>
            <w:r>
              <w:t>lastName</w:t>
            </w:r>
            <w:proofErr w:type="spellEnd"/>
          </w:p>
        </w:tc>
        <w:tc>
          <w:tcPr>
            <w:tcW w:w="1315" w:type="pct"/>
          </w:tcPr>
          <w:p w14:paraId="17DB290B" w14:textId="77777777" w:rsidR="005A2F10" w:rsidRDefault="005A2F10" w:rsidP="00751DE5">
            <w:pPr>
              <w:rPr>
                <w:rtl/>
              </w:rPr>
            </w:pPr>
            <w:r>
              <w:rPr>
                <w:rFonts w:hint="cs"/>
                <w:rtl/>
              </w:rPr>
              <w:t>שם משפחה של בעל החשבון</w:t>
            </w:r>
          </w:p>
        </w:tc>
        <w:tc>
          <w:tcPr>
            <w:tcW w:w="2572" w:type="pct"/>
          </w:tcPr>
          <w:p w14:paraId="4DC24B0F" w14:textId="77777777" w:rsidR="005A2F10" w:rsidRDefault="005A2F10" w:rsidP="00751DE5">
            <w:pPr>
              <w:pStyle w:val="a0"/>
              <w:rPr>
                <w:rtl/>
              </w:rPr>
            </w:pPr>
            <w:r>
              <w:t>ABP/POST/acc/id/{username}</w:t>
            </w:r>
            <w:proofErr w:type="gramStart"/>
            <w:r>
              <w:t>/.</w:t>
            </w:r>
            <w:proofErr w:type="spellStart"/>
            <w:r>
              <w:t>lastName</w:t>
            </w:r>
            <w:proofErr w:type="spellEnd"/>
            <w:proofErr w:type="gramEnd"/>
          </w:p>
        </w:tc>
      </w:tr>
      <w:tr w:rsidR="005A2F10" w14:paraId="326A8F62" w14:textId="77777777" w:rsidTr="00751DE5">
        <w:trPr>
          <w:ins w:id="30" w:author="Avshalom  Bichkov" w:date="2019-06-05T13:01:00Z"/>
        </w:trPr>
        <w:tc>
          <w:tcPr>
            <w:tcW w:w="1113" w:type="pct"/>
          </w:tcPr>
          <w:p w14:paraId="22F36C83" w14:textId="77777777" w:rsidR="005A2F10" w:rsidRDefault="005A2F10" w:rsidP="00751DE5">
            <w:r>
              <w:t>Balance</w:t>
            </w:r>
          </w:p>
        </w:tc>
        <w:tc>
          <w:tcPr>
            <w:tcW w:w="1315" w:type="pct"/>
          </w:tcPr>
          <w:p w14:paraId="6F969E07" w14:textId="77777777" w:rsidR="005A2F10" w:rsidRDefault="005A2F10" w:rsidP="00751DE5">
            <w:pPr>
              <w:rPr>
                <w:rtl/>
              </w:rPr>
            </w:pPr>
            <w:r>
              <w:rPr>
                <w:rFonts w:hint="cs"/>
                <w:rtl/>
              </w:rPr>
              <w:t>היתרה בחשבון</w:t>
            </w:r>
          </w:p>
        </w:tc>
        <w:tc>
          <w:tcPr>
            <w:tcW w:w="2572" w:type="pct"/>
          </w:tcPr>
          <w:p w14:paraId="0039547A" w14:textId="77777777" w:rsidR="005A2F10" w:rsidRDefault="005A2F10" w:rsidP="00751DE5">
            <w:pPr>
              <w:pStyle w:val="a0"/>
            </w:pPr>
            <w:r>
              <w:t>POST/</w:t>
            </w:r>
            <w:r w:rsidRPr="00D655F2">
              <w:t>acc/{</w:t>
            </w:r>
            <w:proofErr w:type="spellStart"/>
            <w:r w:rsidRPr="00D655F2">
              <w:t>accountId</w:t>
            </w:r>
            <w:proofErr w:type="spellEnd"/>
            <w:r w:rsidRPr="00D655F2">
              <w:t>}/financials/balance</w:t>
            </w:r>
            <w:proofErr w:type="gramStart"/>
            <w:r>
              <w:t>/.balance</w:t>
            </w:r>
            <w:proofErr w:type="gramEnd"/>
          </w:p>
        </w:tc>
      </w:tr>
      <w:tr w:rsidR="005A2F10" w14:paraId="39B02001" w14:textId="77777777" w:rsidTr="00751DE5">
        <w:trPr>
          <w:ins w:id="31" w:author="Avshalom  Bichkov" w:date="2019-06-05T13:01:00Z"/>
        </w:trPr>
        <w:tc>
          <w:tcPr>
            <w:tcW w:w="1113" w:type="pct"/>
          </w:tcPr>
          <w:p w14:paraId="3D0B6BE2" w14:textId="77777777" w:rsidR="005A2F10" w:rsidRDefault="005A2F10" w:rsidP="00751DE5">
            <w:pPr>
              <w:rPr>
                <w:rtl/>
              </w:rPr>
            </w:pPr>
            <w:r w:rsidRPr="00452341">
              <w:t>Promo</w:t>
            </w:r>
          </w:p>
        </w:tc>
        <w:tc>
          <w:tcPr>
            <w:tcW w:w="1315" w:type="pct"/>
          </w:tcPr>
          <w:p w14:paraId="7A3697B0" w14:textId="77777777" w:rsidR="005A2F10" w:rsidRDefault="005A2F10" w:rsidP="00751DE5">
            <w:pPr>
              <w:rPr>
                <w:rtl/>
              </w:rPr>
            </w:pPr>
            <w:r>
              <w:rPr>
                <w:rFonts w:hint="cs"/>
                <w:rtl/>
              </w:rPr>
              <w:t>יתרת מבצעים</w:t>
            </w:r>
          </w:p>
        </w:tc>
        <w:tc>
          <w:tcPr>
            <w:tcW w:w="2572" w:type="pct"/>
          </w:tcPr>
          <w:p w14:paraId="1B662BEF" w14:textId="77777777" w:rsidR="005A2F10" w:rsidRDefault="005A2F10" w:rsidP="00751DE5">
            <w:pPr>
              <w:pStyle w:val="a0"/>
              <w:rPr>
                <w:rtl/>
              </w:rPr>
            </w:pPr>
            <w:r>
              <w:t>POST/</w:t>
            </w:r>
            <w:r w:rsidRPr="00D655F2">
              <w:t>acc/{</w:t>
            </w:r>
            <w:proofErr w:type="spellStart"/>
            <w:r w:rsidRPr="00D655F2">
              <w:t>accountId</w:t>
            </w:r>
            <w:proofErr w:type="spellEnd"/>
            <w:r w:rsidRPr="00D655F2">
              <w:t>}/financials/balance</w:t>
            </w:r>
            <w:proofErr w:type="gramStart"/>
            <w:r>
              <w:t>/.</w:t>
            </w:r>
            <w:proofErr w:type="spellStart"/>
            <w:r>
              <w:t>comBalances.promo</w:t>
            </w:r>
            <w:proofErr w:type="spellEnd"/>
            <w:proofErr w:type="gramEnd"/>
          </w:p>
        </w:tc>
      </w:tr>
      <w:tr w:rsidR="005A2F10" w14:paraId="3BD01753" w14:textId="77777777" w:rsidTr="00751DE5">
        <w:trPr>
          <w:ins w:id="32" w:author="Avshalom  Bichkov" w:date="2019-06-05T13:01:00Z"/>
        </w:trPr>
        <w:tc>
          <w:tcPr>
            <w:tcW w:w="1113" w:type="pct"/>
          </w:tcPr>
          <w:p w14:paraId="34C89856" w14:textId="77777777" w:rsidR="005A2F10" w:rsidRPr="00036717" w:rsidRDefault="005A2F10" w:rsidP="00751DE5">
            <w:r w:rsidRPr="00452341">
              <w:t>Deposit</w:t>
            </w:r>
          </w:p>
        </w:tc>
        <w:tc>
          <w:tcPr>
            <w:tcW w:w="1315" w:type="pct"/>
          </w:tcPr>
          <w:p w14:paraId="0E88EA25" w14:textId="77777777" w:rsidR="005A2F10" w:rsidRDefault="005A2F10" w:rsidP="00751DE5">
            <w:pPr>
              <w:rPr>
                <w:rtl/>
              </w:rPr>
            </w:pPr>
            <w:r>
              <w:rPr>
                <w:rFonts w:hint="cs"/>
                <w:rtl/>
              </w:rPr>
              <w:t>יתרת הפקדות</w:t>
            </w:r>
          </w:p>
        </w:tc>
        <w:tc>
          <w:tcPr>
            <w:tcW w:w="2572" w:type="pct"/>
          </w:tcPr>
          <w:p w14:paraId="358B4B2F" w14:textId="77777777" w:rsidR="005A2F10" w:rsidRDefault="005A2F10" w:rsidP="00751DE5">
            <w:pPr>
              <w:pStyle w:val="a0"/>
            </w:pPr>
            <w:r>
              <w:t>POST/</w:t>
            </w:r>
            <w:r w:rsidRPr="00D655F2">
              <w:t>acc/{</w:t>
            </w:r>
            <w:proofErr w:type="spellStart"/>
            <w:r w:rsidRPr="00D655F2">
              <w:t>accountId</w:t>
            </w:r>
            <w:proofErr w:type="spellEnd"/>
            <w:r w:rsidRPr="00D655F2">
              <w:t>}/financials/balance</w:t>
            </w:r>
            <w:proofErr w:type="gramStart"/>
            <w:r>
              <w:t>/.</w:t>
            </w:r>
            <w:proofErr w:type="spellStart"/>
            <w:r>
              <w:t>comBalances.deposit</w:t>
            </w:r>
            <w:proofErr w:type="spellEnd"/>
            <w:proofErr w:type="gramEnd"/>
          </w:p>
        </w:tc>
      </w:tr>
      <w:tr w:rsidR="005A2F10" w14:paraId="3C6770BF" w14:textId="77777777" w:rsidTr="00751DE5">
        <w:trPr>
          <w:ins w:id="33" w:author="Avshalom  Bichkov" w:date="2019-06-05T13:01:00Z"/>
        </w:trPr>
        <w:tc>
          <w:tcPr>
            <w:tcW w:w="1113" w:type="pct"/>
          </w:tcPr>
          <w:p w14:paraId="391BAF68" w14:textId="77777777" w:rsidR="005A2F10" w:rsidRDefault="005A2F10" w:rsidP="00751DE5">
            <w:r w:rsidRPr="00452341">
              <w:t>Winnings</w:t>
            </w:r>
          </w:p>
        </w:tc>
        <w:tc>
          <w:tcPr>
            <w:tcW w:w="1315" w:type="pct"/>
          </w:tcPr>
          <w:p w14:paraId="762503F7" w14:textId="77777777" w:rsidR="005A2F10" w:rsidRDefault="005A2F10" w:rsidP="00751DE5">
            <w:pPr>
              <w:rPr>
                <w:rtl/>
              </w:rPr>
            </w:pPr>
            <w:r>
              <w:rPr>
                <w:rFonts w:hint="cs"/>
                <w:rtl/>
              </w:rPr>
              <w:t>יתרת זכיות</w:t>
            </w:r>
          </w:p>
        </w:tc>
        <w:tc>
          <w:tcPr>
            <w:tcW w:w="2572" w:type="pct"/>
          </w:tcPr>
          <w:p w14:paraId="05161D1C" w14:textId="77777777" w:rsidR="005A2F10" w:rsidRPr="009A17FF" w:rsidRDefault="005A2F10" w:rsidP="00751DE5">
            <w:pPr>
              <w:pStyle w:val="a0"/>
            </w:pPr>
            <w:r>
              <w:t>POST/</w:t>
            </w:r>
            <w:r w:rsidRPr="00D655F2">
              <w:t>acc/{</w:t>
            </w:r>
            <w:proofErr w:type="spellStart"/>
            <w:r w:rsidRPr="00D655F2">
              <w:t>accountId</w:t>
            </w:r>
            <w:proofErr w:type="spellEnd"/>
            <w:r w:rsidRPr="00D655F2">
              <w:t>}/financials/balance</w:t>
            </w:r>
            <w:proofErr w:type="gramStart"/>
            <w:r>
              <w:t>/.</w:t>
            </w:r>
            <w:proofErr w:type="spellStart"/>
            <w:r>
              <w:t>comBalances.winnings</w:t>
            </w:r>
            <w:proofErr w:type="spellEnd"/>
            <w:proofErr w:type="gramEnd"/>
          </w:p>
        </w:tc>
      </w:tr>
      <w:tr w:rsidR="005A2F10" w14:paraId="7FA1FC8D" w14:textId="77777777" w:rsidTr="00751DE5">
        <w:tc>
          <w:tcPr>
            <w:tcW w:w="1113" w:type="pct"/>
          </w:tcPr>
          <w:p w14:paraId="675D245A" w14:textId="77777777" w:rsidR="005A2F10" w:rsidRPr="00452341" w:rsidRDefault="005A2F10" w:rsidP="00751DE5">
            <w:proofErr w:type="spellStart"/>
            <w:r>
              <w:t>passwordExpiryDate</w:t>
            </w:r>
            <w:proofErr w:type="spellEnd"/>
          </w:p>
        </w:tc>
        <w:tc>
          <w:tcPr>
            <w:tcW w:w="1315" w:type="pct"/>
          </w:tcPr>
          <w:p w14:paraId="7B489025" w14:textId="77777777" w:rsidR="005A2F10" w:rsidRDefault="005A2F10" w:rsidP="00751DE5">
            <w:pPr>
              <w:rPr>
                <w:rtl/>
              </w:rPr>
            </w:pPr>
            <w:r>
              <w:rPr>
                <w:rFonts w:hint="cs"/>
                <w:rtl/>
              </w:rPr>
              <w:t>תאריך תוקף סיסמת חשבון</w:t>
            </w:r>
          </w:p>
        </w:tc>
        <w:tc>
          <w:tcPr>
            <w:tcW w:w="2572" w:type="pct"/>
          </w:tcPr>
          <w:p w14:paraId="29CEDA85" w14:textId="77777777" w:rsidR="005A2F10" w:rsidRDefault="005A2F10" w:rsidP="00751DE5">
            <w:pPr>
              <w:pStyle w:val="a0"/>
            </w:pPr>
            <w:r>
              <w:t>ABP/POST/acc/id/{username}</w:t>
            </w:r>
            <w:proofErr w:type="gramStart"/>
            <w:r>
              <w:t>/.</w:t>
            </w:r>
            <w:proofErr w:type="spellStart"/>
            <w:r>
              <w:t>passwordExpiryDate</w:t>
            </w:r>
            <w:proofErr w:type="spellEnd"/>
            <w:proofErr w:type="gramEnd"/>
          </w:p>
        </w:tc>
      </w:tr>
    </w:tbl>
    <w:p w14:paraId="04629E12" w14:textId="77777777" w:rsidR="005A2F10" w:rsidRPr="005478B4" w:rsidRDefault="005A2F10" w:rsidP="005A2F10">
      <w:pPr>
        <w:pStyle w:val="Heading3"/>
        <w:ind w:left="1134"/>
        <w:rPr>
          <w:rtl/>
        </w:rPr>
      </w:pPr>
      <w:bookmarkStart w:id="34" w:name="_Toc11768651"/>
      <w:r w:rsidRPr="005478B4">
        <w:rPr>
          <w:rFonts w:hint="cs"/>
          <w:rtl/>
        </w:rPr>
        <w:t xml:space="preserve">בדיקות התקינות ממשק – </w:t>
      </w:r>
      <w:proofErr w:type="spellStart"/>
      <w:r w:rsidRPr="005478B4">
        <w:t>AccountLogin</w:t>
      </w:r>
      <w:bookmarkEnd w:id="34"/>
      <w:proofErr w:type="spellEnd"/>
    </w:p>
    <w:tbl>
      <w:tblPr>
        <w:tblStyle w:val="TableGrid1"/>
        <w:bidiVisual/>
        <w:tblW w:w="5000" w:type="pct"/>
        <w:tblLook w:val="04A0" w:firstRow="1" w:lastRow="0" w:firstColumn="1" w:lastColumn="0" w:noHBand="0" w:noVBand="1"/>
      </w:tblPr>
      <w:tblGrid>
        <w:gridCol w:w="1165"/>
        <w:gridCol w:w="1453"/>
        <w:gridCol w:w="1855"/>
        <w:gridCol w:w="1976"/>
        <w:gridCol w:w="620"/>
        <w:gridCol w:w="995"/>
        <w:gridCol w:w="2392"/>
      </w:tblGrid>
      <w:tr w:rsidR="005A2F10" w:rsidRPr="00F51802" w14:paraId="2D6BC909" w14:textId="77777777" w:rsidTr="00751DE5">
        <w:trPr>
          <w:trHeight w:val="416"/>
          <w:tblHeader/>
        </w:trPr>
        <w:tc>
          <w:tcPr>
            <w:tcW w:w="574" w:type="pct"/>
            <w:shd w:val="clear" w:color="auto" w:fill="C6D9F1"/>
            <w:vAlign w:val="center"/>
          </w:tcPr>
          <w:p w14:paraId="5656BAEE" w14:textId="77777777" w:rsidR="005A2F10" w:rsidRPr="00F51802" w:rsidRDefault="005A2F10" w:rsidP="00751DE5">
            <w:pPr>
              <w:jc w:val="center"/>
              <w:rPr>
                <w:rFonts w:asciiTheme="minorHAnsi" w:hAnsiTheme="minorHAnsi" w:cstheme="minorBidi"/>
                <w:b/>
                <w:bCs/>
                <w:rtl/>
              </w:rPr>
            </w:pPr>
            <w:r w:rsidRPr="00F51802">
              <w:rPr>
                <w:rFonts w:asciiTheme="minorHAnsi" w:hAnsiTheme="minorHAnsi" w:cstheme="minorBidi"/>
                <w:b/>
                <w:bCs/>
                <w:rtl/>
              </w:rPr>
              <w:t>שדה/בדיקה</w:t>
            </w:r>
          </w:p>
        </w:tc>
        <w:tc>
          <w:tcPr>
            <w:tcW w:w="746" w:type="pct"/>
            <w:shd w:val="clear" w:color="auto" w:fill="C6D9F1"/>
            <w:vAlign w:val="center"/>
          </w:tcPr>
          <w:p w14:paraId="584E249C" w14:textId="77777777" w:rsidR="005A2F10" w:rsidRPr="00F51802" w:rsidRDefault="005A2F10" w:rsidP="00751DE5">
            <w:pPr>
              <w:bidi w:val="0"/>
              <w:jc w:val="center"/>
              <w:rPr>
                <w:rFonts w:asciiTheme="minorHAnsi" w:hAnsiTheme="minorHAnsi" w:cstheme="minorBidi"/>
                <w:b/>
                <w:bCs/>
              </w:rPr>
            </w:pPr>
            <w:r>
              <w:rPr>
                <w:rFonts w:asciiTheme="minorHAnsi" w:hAnsiTheme="minorHAnsi" w:cstheme="minorBidi"/>
                <w:b/>
                <w:bCs/>
              </w:rPr>
              <w:t>Field</w:t>
            </w:r>
          </w:p>
        </w:tc>
        <w:tc>
          <w:tcPr>
            <w:tcW w:w="921" w:type="pct"/>
            <w:shd w:val="clear" w:color="auto" w:fill="C6D9F1"/>
            <w:vAlign w:val="center"/>
          </w:tcPr>
          <w:p w14:paraId="48DF60F1" w14:textId="77777777" w:rsidR="005A2F10" w:rsidRPr="00F51802" w:rsidRDefault="005A2F10" w:rsidP="00751DE5">
            <w:pPr>
              <w:bidi w:val="0"/>
              <w:jc w:val="center"/>
              <w:rPr>
                <w:rFonts w:asciiTheme="minorHAnsi" w:hAnsiTheme="minorHAnsi" w:cstheme="minorBidi"/>
                <w:b/>
                <w:bCs/>
                <w:rtl/>
              </w:rPr>
            </w:pPr>
            <w:r>
              <w:rPr>
                <w:rFonts w:asciiTheme="minorHAnsi" w:hAnsiTheme="minorHAnsi" w:cstheme="minorBidi" w:hint="cs"/>
                <w:b/>
                <w:bCs/>
                <w:rtl/>
              </w:rPr>
              <w:t>ערכים</w:t>
            </w:r>
          </w:p>
        </w:tc>
        <w:tc>
          <w:tcPr>
            <w:tcW w:w="979" w:type="pct"/>
            <w:shd w:val="clear" w:color="auto" w:fill="C6D9F1"/>
            <w:vAlign w:val="center"/>
          </w:tcPr>
          <w:p w14:paraId="3C96E973" w14:textId="77777777" w:rsidR="005A2F10" w:rsidRPr="00F51802" w:rsidRDefault="005A2F10" w:rsidP="00751DE5">
            <w:pPr>
              <w:rPr>
                <w:rFonts w:asciiTheme="minorHAnsi" w:hAnsiTheme="minorHAnsi" w:cstheme="minorBidi"/>
                <w:b/>
                <w:bCs/>
                <w:rtl/>
              </w:rPr>
            </w:pPr>
            <w:r w:rsidRPr="00F51802">
              <w:rPr>
                <w:rFonts w:asciiTheme="minorHAnsi" w:hAnsiTheme="minorHAnsi" w:cstheme="minorBidi"/>
                <w:b/>
                <w:bCs/>
                <w:rtl/>
              </w:rPr>
              <w:t>בדיקת תקינות</w:t>
            </w:r>
          </w:p>
        </w:tc>
        <w:tc>
          <w:tcPr>
            <w:tcW w:w="296" w:type="pct"/>
            <w:shd w:val="clear" w:color="auto" w:fill="C6D9F1"/>
          </w:tcPr>
          <w:p w14:paraId="0486A9D6" w14:textId="77777777" w:rsidR="005A2F10" w:rsidRDefault="005A2F10" w:rsidP="00751DE5">
            <w:pPr>
              <w:jc w:val="center"/>
              <w:rPr>
                <w:rFonts w:asciiTheme="minorHAnsi" w:hAnsiTheme="minorHAnsi" w:cstheme="minorBid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Bidi"/>
                <w:b/>
                <w:bCs/>
                <w:sz w:val="16"/>
                <w:szCs w:val="16"/>
              </w:rPr>
              <w:t>http</w:t>
            </w:r>
          </w:p>
          <w:p w14:paraId="3D2E2E0A" w14:textId="77777777" w:rsidR="005A2F10" w:rsidRPr="00D369BB" w:rsidRDefault="005A2F10" w:rsidP="00751DE5">
            <w:pPr>
              <w:jc w:val="center"/>
              <w:rPr>
                <w:rFonts w:asciiTheme="minorHAnsi" w:hAnsiTheme="minorHAnsi" w:cstheme="minorBidi"/>
                <w:b/>
                <w:bCs/>
                <w:sz w:val="16"/>
                <w:szCs w:val="16"/>
                <w:rtl/>
              </w:rPr>
            </w:pPr>
            <w:r>
              <w:rPr>
                <w:rFonts w:asciiTheme="minorHAnsi" w:hAnsiTheme="minorHAnsi" w:cstheme="minorBidi"/>
                <w:b/>
                <w:bCs/>
                <w:sz w:val="16"/>
                <w:szCs w:val="16"/>
              </w:rPr>
              <w:t>status</w:t>
            </w:r>
          </w:p>
        </w:tc>
        <w:tc>
          <w:tcPr>
            <w:tcW w:w="306" w:type="pct"/>
            <w:shd w:val="clear" w:color="auto" w:fill="C6D9F1"/>
            <w:vAlign w:val="center"/>
          </w:tcPr>
          <w:p w14:paraId="2FA9116C" w14:textId="77777777" w:rsidR="005A2F10" w:rsidRPr="00D369BB" w:rsidRDefault="005A2F10" w:rsidP="00751DE5">
            <w:pPr>
              <w:jc w:val="center"/>
              <w:rPr>
                <w:rFonts w:asciiTheme="minorHAnsi" w:hAnsiTheme="minorHAnsi" w:cstheme="minorBidi"/>
                <w:b/>
                <w:bCs/>
                <w:sz w:val="16"/>
                <w:szCs w:val="16"/>
                <w:rtl/>
              </w:rPr>
            </w:pPr>
            <w:r w:rsidRPr="00D369BB">
              <w:rPr>
                <w:rFonts w:asciiTheme="minorHAnsi" w:hAnsiTheme="minorHAnsi" w:cstheme="minorBidi"/>
                <w:b/>
                <w:bCs/>
                <w:sz w:val="16"/>
                <w:szCs w:val="16"/>
                <w:rtl/>
              </w:rPr>
              <w:t>קוד שגיאה</w:t>
            </w:r>
          </w:p>
        </w:tc>
        <w:tc>
          <w:tcPr>
            <w:tcW w:w="1178" w:type="pct"/>
            <w:shd w:val="clear" w:color="auto" w:fill="C6D9F1"/>
            <w:vAlign w:val="center"/>
          </w:tcPr>
          <w:p w14:paraId="040E2345" w14:textId="77777777" w:rsidR="005A2F10" w:rsidRPr="00F51802" w:rsidRDefault="005A2F10" w:rsidP="00751DE5">
            <w:pPr>
              <w:jc w:val="center"/>
              <w:rPr>
                <w:rFonts w:asciiTheme="minorHAnsi" w:hAnsiTheme="minorHAnsi" w:cstheme="minorBidi"/>
                <w:b/>
                <w:bCs/>
                <w:rtl/>
              </w:rPr>
            </w:pPr>
            <w:r w:rsidRPr="00F51802">
              <w:rPr>
                <w:rFonts w:asciiTheme="minorHAnsi" w:hAnsiTheme="minorHAnsi" w:cstheme="minorBidi"/>
                <w:b/>
                <w:bCs/>
                <w:rtl/>
              </w:rPr>
              <w:t>הודעת שגיאה</w:t>
            </w:r>
          </w:p>
        </w:tc>
      </w:tr>
      <w:tr w:rsidR="005A2F10" w:rsidRPr="00F51802" w14:paraId="0CB988A1" w14:textId="77777777" w:rsidTr="00751DE5">
        <w:tc>
          <w:tcPr>
            <w:tcW w:w="574" w:type="pct"/>
          </w:tcPr>
          <w:p w14:paraId="1B0C363D" w14:textId="77777777" w:rsidR="005A2F10" w:rsidRPr="00F51802" w:rsidRDefault="005A2F10" w:rsidP="00751DE5">
            <w:pPr>
              <w:rPr>
                <w:rFonts w:asciiTheme="minorHAnsi" w:hAnsiTheme="minorHAnsi" w:cstheme="minorBidi"/>
              </w:rPr>
            </w:pPr>
            <w:r>
              <w:rPr>
                <w:rFonts w:asciiTheme="minorHAnsi" w:hAnsiTheme="minorHAnsi" w:cstheme="minorBidi" w:hint="cs"/>
                <w:rtl/>
              </w:rPr>
              <w:t>שם משתמש</w:t>
            </w:r>
          </w:p>
        </w:tc>
        <w:tc>
          <w:tcPr>
            <w:tcW w:w="746" w:type="pct"/>
          </w:tcPr>
          <w:p w14:paraId="3E897F14" w14:textId="77777777" w:rsidR="005A2F10" w:rsidRPr="00D369BB" w:rsidRDefault="005A2F10" w:rsidP="00751DE5">
            <w:pPr>
              <w:bidi w:val="0"/>
              <w:rPr>
                <w:rFonts w:asciiTheme="minorHAnsi" w:hAnsiTheme="minorHAnsi" w:cstheme="minorBidi"/>
              </w:rPr>
            </w:pPr>
            <w:r>
              <w:rPr>
                <w:rFonts w:asciiTheme="minorHAnsi" w:hAnsiTheme="minorHAnsi" w:cstheme="minorBidi"/>
              </w:rPr>
              <w:t>Username</w:t>
            </w:r>
          </w:p>
        </w:tc>
        <w:tc>
          <w:tcPr>
            <w:tcW w:w="921" w:type="pct"/>
          </w:tcPr>
          <w:p w14:paraId="3BDCEF98" w14:textId="77777777" w:rsidR="005A2F10" w:rsidRPr="00F51802" w:rsidRDefault="005A2F10" w:rsidP="00751DE5">
            <w:pPr>
              <w:bidi w:val="0"/>
              <w:rPr>
                <w:rFonts w:asciiTheme="minorHAnsi" w:hAnsiTheme="minorHAnsi" w:cstheme="minorBidi"/>
                <w:rtl/>
              </w:rPr>
            </w:pPr>
          </w:p>
        </w:tc>
        <w:tc>
          <w:tcPr>
            <w:tcW w:w="979" w:type="pct"/>
          </w:tcPr>
          <w:p w14:paraId="25E05F14" w14:textId="77777777" w:rsidR="005A2F10" w:rsidRPr="00F51802" w:rsidRDefault="005A2F10" w:rsidP="00751DE5">
            <w:pPr>
              <w:rPr>
                <w:rFonts w:asciiTheme="minorHAnsi" w:hAnsiTheme="minorHAnsi" w:cstheme="minorBidi"/>
                <w:rtl/>
              </w:rPr>
            </w:pPr>
            <w:r>
              <w:rPr>
                <w:rFonts w:asciiTheme="minorHAnsi" w:hAnsiTheme="minorHAnsi" w:cstheme="minorBidi" w:hint="cs"/>
                <w:rtl/>
              </w:rPr>
              <w:t>שדה ריק</w:t>
            </w:r>
          </w:p>
        </w:tc>
        <w:tc>
          <w:tcPr>
            <w:tcW w:w="296" w:type="pct"/>
          </w:tcPr>
          <w:p w14:paraId="2BAC5955" w14:textId="77777777" w:rsidR="005A2F10" w:rsidRDefault="005A2F10" w:rsidP="00751DE5">
            <w:pPr>
              <w:jc w:val="center"/>
              <w:rPr>
                <w:rFonts w:asciiTheme="minorHAnsi" w:hAnsiTheme="minorHAnsi" w:cstheme="minorBidi"/>
                <w:rtl/>
              </w:rPr>
            </w:pPr>
            <w:r>
              <w:rPr>
                <w:rFonts w:asciiTheme="minorHAnsi" w:hAnsiTheme="minorHAnsi" w:cstheme="minorBidi" w:hint="cs"/>
                <w:rtl/>
              </w:rPr>
              <w:t>400</w:t>
            </w:r>
          </w:p>
        </w:tc>
        <w:tc>
          <w:tcPr>
            <w:tcW w:w="306" w:type="pct"/>
          </w:tcPr>
          <w:p w14:paraId="45BD1410" w14:textId="5A461FCD" w:rsidR="005A2F10" w:rsidRDefault="005A2F10" w:rsidP="00751DE5">
            <w:pPr>
              <w:jc w:val="center"/>
              <w:rPr>
                <w:rFonts w:asciiTheme="minorHAnsi" w:hAnsiTheme="minorHAnsi" w:cstheme="minorBidi"/>
                <w:strike/>
                <w:rtl/>
              </w:rPr>
            </w:pPr>
            <w:r w:rsidRPr="00C137CD">
              <w:rPr>
                <w:rFonts w:asciiTheme="minorHAnsi" w:hAnsiTheme="minorHAnsi" w:cstheme="minorBidi" w:hint="cs"/>
                <w:strike/>
                <w:rtl/>
              </w:rPr>
              <w:t>21</w:t>
            </w:r>
          </w:p>
          <w:p w14:paraId="4F3ECFC4" w14:textId="3713CDE2" w:rsidR="00C137CD" w:rsidRDefault="00C137CD" w:rsidP="00C139B3">
            <w:pPr>
              <w:jc w:val="center"/>
              <w:rPr>
                <w:rFonts w:asciiTheme="minorHAnsi" w:hAnsiTheme="minorHAnsi" w:cstheme="minorBidi"/>
                <w:strike/>
                <w:rtl/>
              </w:rPr>
            </w:pPr>
            <w:r>
              <w:rPr>
                <w:rFonts w:asciiTheme="minorHAnsi" w:hAnsiTheme="minorHAnsi" w:cstheme="minorBidi" w:hint="cs"/>
                <w:rtl/>
              </w:rPr>
              <w:t>100</w:t>
            </w:r>
            <w:r w:rsidR="00C139B3">
              <w:rPr>
                <w:rFonts w:asciiTheme="minorHAnsi" w:hAnsiTheme="minorHAnsi" w:cstheme="minorBidi" w:hint="cs"/>
                <w:rtl/>
              </w:rPr>
              <w:t>20</w:t>
            </w:r>
            <w:r>
              <w:rPr>
                <w:rFonts w:asciiTheme="minorHAnsi" w:hAnsiTheme="minorHAnsi" w:cstheme="minorBidi" w:hint="cs"/>
                <w:rtl/>
              </w:rPr>
              <w:t>21</w:t>
            </w:r>
          </w:p>
          <w:p w14:paraId="0DEBEE45" w14:textId="5610267D" w:rsidR="00C137CD" w:rsidRPr="00C137CD" w:rsidRDefault="00C137CD" w:rsidP="00751DE5">
            <w:pPr>
              <w:jc w:val="center"/>
              <w:rPr>
                <w:rFonts w:asciiTheme="minorHAnsi" w:hAnsiTheme="minorHAnsi" w:cstheme="minorBidi"/>
                <w:strike/>
              </w:rPr>
            </w:pPr>
          </w:p>
        </w:tc>
        <w:tc>
          <w:tcPr>
            <w:tcW w:w="1178" w:type="pct"/>
          </w:tcPr>
          <w:p w14:paraId="2F207F1F" w14:textId="77777777" w:rsidR="005A2F10" w:rsidRPr="00F51802" w:rsidRDefault="005A2F10" w:rsidP="00751DE5">
            <w:pPr>
              <w:rPr>
                <w:rFonts w:asciiTheme="minorHAnsi" w:hAnsiTheme="minorHAnsi" w:cstheme="minorBidi"/>
              </w:rPr>
            </w:pPr>
            <w:r w:rsidRPr="00F51802">
              <w:rPr>
                <w:rFonts w:asciiTheme="minorHAnsi" w:hAnsiTheme="minorHAnsi" w:cstheme="minorBidi"/>
                <w:rtl/>
              </w:rPr>
              <w:t xml:space="preserve">שגיאה בנתוני ממשק – חסר </w:t>
            </w:r>
            <w:r>
              <w:rPr>
                <w:rFonts w:asciiTheme="minorHAnsi" w:hAnsiTheme="minorHAnsi" w:cstheme="minorBidi" w:hint="cs"/>
                <w:rtl/>
              </w:rPr>
              <w:t>שם משתמש</w:t>
            </w:r>
          </w:p>
        </w:tc>
      </w:tr>
      <w:tr w:rsidR="005A2F10" w:rsidRPr="00F51802" w14:paraId="35387384" w14:textId="77777777" w:rsidTr="00751DE5">
        <w:tc>
          <w:tcPr>
            <w:tcW w:w="574" w:type="pct"/>
          </w:tcPr>
          <w:p w14:paraId="44BB3D17" w14:textId="77777777" w:rsidR="005A2F10" w:rsidRDefault="005A2F10" w:rsidP="00751DE5">
            <w:pPr>
              <w:rPr>
                <w:rFonts w:asciiTheme="minorHAnsi" w:hAnsiTheme="minorHAnsi" w:cstheme="minorBidi"/>
                <w:rtl/>
              </w:rPr>
            </w:pPr>
            <w:r>
              <w:rPr>
                <w:rFonts w:asciiTheme="minorHAnsi" w:hAnsiTheme="minorHAnsi" w:cstheme="minorBidi" w:hint="cs"/>
                <w:rtl/>
              </w:rPr>
              <w:t>סיסמא</w:t>
            </w:r>
          </w:p>
        </w:tc>
        <w:tc>
          <w:tcPr>
            <w:tcW w:w="746" w:type="pct"/>
          </w:tcPr>
          <w:p w14:paraId="5E236276" w14:textId="77777777" w:rsidR="005A2F10" w:rsidRDefault="005A2F10" w:rsidP="00751DE5">
            <w:pPr>
              <w:bidi w:val="0"/>
              <w:rPr>
                <w:rFonts w:asciiTheme="minorHAnsi" w:hAnsiTheme="minorHAnsi" w:cstheme="minorBidi"/>
              </w:rPr>
            </w:pPr>
            <w:r>
              <w:rPr>
                <w:rFonts w:asciiTheme="minorHAnsi" w:hAnsiTheme="minorHAnsi" w:cstheme="minorBidi"/>
              </w:rPr>
              <w:t>Password</w:t>
            </w:r>
          </w:p>
        </w:tc>
        <w:tc>
          <w:tcPr>
            <w:tcW w:w="921" w:type="pct"/>
          </w:tcPr>
          <w:p w14:paraId="0E85312C" w14:textId="77777777" w:rsidR="005A2F10" w:rsidRPr="00F51802" w:rsidRDefault="005A2F10" w:rsidP="00751DE5">
            <w:pPr>
              <w:bidi w:val="0"/>
              <w:rPr>
                <w:rFonts w:asciiTheme="minorHAnsi" w:hAnsiTheme="minorHAnsi" w:cstheme="minorBidi"/>
                <w:rtl/>
              </w:rPr>
            </w:pPr>
          </w:p>
        </w:tc>
        <w:tc>
          <w:tcPr>
            <w:tcW w:w="979" w:type="pct"/>
          </w:tcPr>
          <w:p w14:paraId="26BC1278" w14:textId="77777777" w:rsidR="005A2F10" w:rsidRDefault="005A2F10" w:rsidP="00751DE5">
            <w:pPr>
              <w:rPr>
                <w:rFonts w:asciiTheme="minorHAnsi" w:hAnsiTheme="minorHAnsi" w:cstheme="minorBidi"/>
                <w:rtl/>
              </w:rPr>
            </w:pPr>
            <w:r>
              <w:rPr>
                <w:rFonts w:asciiTheme="minorHAnsi" w:hAnsiTheme="minorHAnsi" w:cstheme="minorBidi" w:hint="cs"/>
                <w:rtl/>
              </w:rPr>
              <w:t>שדה ריק</w:t>
            </w:r>
          </w:p>
        </w:tc>
        <w:tc>
          <w:tcPr>
            <w:tcW w:w="296" w:type="pct"/>
          </w:tcPr>
          <w:p w14:paraId="181D42E3" w14:textId="77777777" w:rsidR="005A2F10" w:rsidRDefault="005A2F10" w:rsidP="00751DE5">
            <w:pPr>
              <w:jc w:val="center"/>
              <w:rPr>
                <w:rFonts w:asciiTheme="minorHAnsi" w:hAnsiTheme="minorHAnsi" w:cstheme="minorBidi"/>
                <w:rtl/>
              </w:rPr>
            </w:pPr>
            <w:r>
              <w:rPr>
                <w:rFonts w:asciiTheme="minorHAnsi" w:hAnsiTheme="minorHAnsi" w:cstheme="minorBidi" w:hint="cs"/>
                <w:rtl/>
              </w:rPr>
              <w:t>400</w:t>
            </w:r>
          </w:p>
        </w:tc>
        <w:tc>
          <w:tcPr>
            <w:tcW w:w="306" w:type="pct"/>
          </w:tcPr>
          <w:p w14:paraId="73BB6B44" w14:textId="77777777" w:rsidR="005A2F10" w:rsidRDefault="005A2F10" w:rsidP="00751DE5">
            <w:pPr>
              <w:jc w:val="center"/>
              <w:rPr>
                <w:rFonts w:asciiTheme="minorHAnsi" w:hAnsiTheme="minorHAnsi" w:cstheme="minorBidi"/>
                <w:strike/>
                <w:rtl/>
              </w:rPr>
            </w:pPr>
            <w:r w:rsidRPr="00C137CD">
              <w:rPr>
                <w:rFonts w:asciiTheme="minorHAnsi" w:hAnsiTheme="minorHAnsi" w:cstheme="minorBidi" w:hint="cs"/>
                <w:strike/>
                <w:rtl/>
              </w:rPr>
              <w:t>22</w:t>
            </w:r>
          </w:p>
          <w:p w14:paraId="359BC845" w14:textId="770CF87F" w:rsidR="00C137CD" w:rsidRPr="00C137CD" w:rsidRDefault="00C137CD" w:rsidP="00C139B3">
            <w:pPr>
              <w:jc w:val="center"/>
              <w:rPr>
                <w:rFonts w:asciiTheme="minorHAnsi" w:hAnsiTheme="minorHAnsi" w:cstheme="minorBidi"/>
                <w:strike/>
                <w:rtl/>
              </w:rPr>
            </w:pPr>
            <w:r>
              <w:rPr>
                <w:rFonts w:asciiTheme="minorHAnsi" w:hAnsiTheme="minorHAnsi" w:cstheme="minorBidi" w:hint="cs"/>
                <w:rtl/>
              </w:rPr>
              <w:t>100</w:t>
            </w:r>
            <w:r w:rsidR="00C139B3">
              <w:rPr>
                <w:rFonts w:asciiTheme="minorHAnsi" w:hAnsiTheme="minorHAnsi" w:cstheme="minorBidi" w:hint="cs"/>
                <w:rtl/>
              </w:rPr>
              <w:t>20</w:t>
            </w:r>
            <w:r>
              <w:rPr>
                <w:rFonts w:asciiTheme="minorHAnsi" w:hAnsiTheme="minorHAnsi" w:cstheme="minorBidi" w:hint="cs"/>
                <w:rtl/>
              </w:rPr>
              <w:t>22</w:t>
            </w:r>
          </w:p>
        </w:tc>
        <w:tc>
          <w:tcPr>
            <w:tcW w:w="1178" w:type="pct"/>
          </w:tcPr>
          <w:p w14:paraId="345ED5AF" w14:textId="77777777" w:rsidR="005A2F10" w:rsidRPr="00F51802" w:rsidRDefault="005A2F10" w:rsidP="00751DE5">
            <w:pPr>
              <w:rPr>
                <w:rFonts w:asciiTheme="minorHAnsi" w:hAnsiTheme="minorHAnsi" w:cstheme="minorBidi"/>
                <w:rtl/>
              </w:rPr>
            </w:pPr>
            <w:r>
              <w:rPr>
                <w:rFonts w:asciiTheme="minorHAnsi" w:hAnsiTheme="minorHAnsi" w:cstheme="minorBidi" w:hint="cs"/>
                <w:rtl/>
              </w:rPr>
              <w:t xml:space="preserve">שגיאה בנתוני ממשק </w:t>
            </w:r>
            <w:r>
              <w:rPr>
                <w:rFonts w:asciiTheme="minorHAnsi" w:hAnsiTheme="minorHAnsi" w:cstheme="minorBidi"/>
                <w:rtl/>
              </w:rPr>
              <w:t>–</w:t>
            </w:r>
            <w:r>
              <w:rPr>
                <w:rFonts w:asciiTheme="minorHAnsi" w:hAnsiTheme="minorHAnsi" w:cstheme="minorBidi" w:hint="cs"/>
                <w:rtl/>
              </w:rPr>
              <w:t xml:space="preserve"> חסר סיסמא</w:t>
            </w:r>
          </w:p>
        </w:tc>
      </w:tr>
      <w:tr w:rsidR="005A2F10" w:rsidRPr="00F51802" w14:paraId="3344A584" w14:textId="77777777" w:rsidTr="00751DE5">
        <w:tc>
          <w:tcPr>
            <w:tcW w:w="574" w:type="pct"/>
          </w:tcPr>
          <w:p w14:paraId="51B459BB" w14:textId="77777777" w:rsidR="005A2F10" w:rsidRDefault="005A2F10" w:rsidP="00751DE5">
            <w:pPr>
              <w:rPr>
                <w:rFonts w:asciiTheme="minorHAnsi" w:hAnsiTheme="minorHAnsi" w:cstheme="minorBidi"/>
                <w:rtl/>
              </w:rPr>
            </w:pPr>
            <w:r>
              <w:rPr>
                <w:rFonts w:asciiTheme="minorHAnsi" w:hAnsiTheme="minorHAnsi" w:cstheme="minorBidi" w:hint="cs"/>
                <w:rtl/>
              </w:rPr>
              <w:t>שם משתמש</w:t>
            </w:r>
          </w:p>
        </w:tc>
        <w:tc>
          <w:tcPr>
            <w:tcW w:w="746" w:type="pct"/>
          </w:tcPr>
          <w:p w14:paraId="0EE33F6A" w14:textId="77777777" w:rsidR="005A2F10" w:rsidRDefault="005A2F10" w:rsidP="00751DE5">
            <w:pPr>
              <w:bidi w:val="0"/>
              <w:rPr>
                <w:rFonts w:asciiTheme="minorHAnsi" w:hAnsiTheme="minorHAnsi" w:cstheme="minorBidi"/>
              </w:rPr>
            </w:pPr>
            <w:r>
              <w:rPr>
                <w:rFonts w:asciiTheme="minorHAnsi" w:hAnsiTheme="minorHAnsi" w:cstheme="minorBidi"/>
              </w:rPr>
              <w:t>Username</w:t>
            </w:r>
          </w:p>
        </w:tc>
        <w:tc>
          <w:tcPr>
            <w:tcW w:w="921" w:type="pct"/>
          </w:tcPr>
          <w:p w14:paraId="3F048F3D" w14:textId="77777777" w:rsidR="005A2F10" w:rsidRPr="00016792" w:rsidRDefault="005A2F10" w:rsidP="00751DE5">
            <w:pPr>
              <w:pStyle w:val="a0"/>
              <w:rPr>
                <w:rtl/>
              </w:rPr>
            </w:pPr>
            <w:r w:rsidRPr="00016792">
              <w:t>"^[a-zA-Z0-9</w:t>
            </w:r>
            <w:proofErr w:type="gramStart"/>
            <w:r w:rsidRPr="00016792">
              <w:t>_]{</w:t>
            </w:r>
            <w:proofErr w:type="gramEnd"/>
            <w:r w:rsidRPr="00016792">
              <w:t>1,</w:t>
            </w:r>
            <w:proofErr w:type="gramStart"/>
            <w:r w:rsidRPr="00016792">
              <w:t>40}$</w:t>
            </w:r>
            <w:proofErr w:type="gramEnd"/>
          </w:p>
        </w:tc>
        <w:tc>
          <w:tcPr>
            <w:tcW w:w="979" w:type="pct"/>
          </w:tcPr>
          <w:p w14:paraId="2CF7E6CF" w14:textId="77777777" w:rsidR="005A2F10" w:rsidRDefault="005A2F10" w:rsidP="00751DE5">
            <w:pPr>
              <w:rPr>
                <w:rFonts w:asciiTheme="minorHAnsi" w:hAnsiTheme="minorHAnsi" w:cstheme="minorBidi"/>
                <w:rtl/>
              </w:rPr>
            </w:pPr>
            <w:r>
              <w:rPr>
                <w:rFonts w:asciiTheme="minorHAnsi" w:hAnsiTheme="minorHAnsi" w:cstheme="minorBidi" w:hint="cs"/>
                <w:rtl/>
              </w:rPr>
              <w:t xml:space="preserve">בדיקת </w:t>
            </w:r>
            <w:r>
              <w:rPr>
                <w:rFonts w:asciiTheme="minorHAnsi" w:hAnsiTheme="minorHAnsi" w:cstheme="minorBidi"/>
              </w:rPr>
              <w:t>Regex</w:t>
            </w:r>
          </w:p>
        </w:tc>
        <w:tc>
          <w:tcPr>
            <w:tcW w:w="296" w:type="pct"/>
          </w:tcPr>
          <w:p w14:paraId="3D5E7043" w14:textId="77777777" w:rsidR="005A2F10" w:rsidRDefault="005A2F10" w:rsidP="00751DE5">
            <w:pPr>
              <w:jc w:val="center"/>
              <w:rPr>
                <w:rFonts w:asciiTheme="minorHAnsi" w:hAnsiTheme="minorHAnsi" w:cstheme="minorBidi"/>
                <w:rtl/>
              </w:rPr>
            </w:pPr>
            <w:r>
              <w:rPr>
                <w:rFonts w:asciiTheme="minorHAnsi" w:hAnsiTheme="minorHAnsi" w:cstheme="minorBidi" w:hint="cs"/>
                <w:rtl/>
              </w:rPr>
              <w:t>400</w:t>
            </w:r>
          </w:p>
        </w:tc>
        <w:tc>
          <w:tcPr>
            <w:tcW w:w="306" w:type="pct"/>
          </w:tcPr>
          <w:p w14:paraId="5E2C9056" w14:textId="77777777" w:rsidR="005A2F10" w:rsidRDefault="005A2F10" w:rsidP="00751DE5">
            <w:pPr>
              <w:jc w:val="center"/>
              <w:rPr>
                <w:rFonts w:asciiTheme="minorHAnsi" w:hAnsiTheme="minorHAnsi" w:cstheme="minorBidi"/>
                <w:strike/>
                <w:rtl/>
              </w:rPr>
            </w:pPr>
            <w:r w:rsidRPr="00C137CD">
              <w:rPr>
                <w:rFonts w:asciiTheme="minorHAnsi" w:hAnsiTheme="minorHAnsi" w:cstheme="minorBidi" w:hint="cs"/>
                <w:strike/>
                <w:rtl/>
              </w:rPr>
              <w:t>23</w:t>
            </w:r>
          </w:p>
          <w:p w14:paraId="6B0584BE" w14:textId="6AAA49C6" w:rsidR="00C137CD" w:rsidRPr="00C137CD" w:rsidRDefault="00C137CD" w:rsidP="00751DE5">
            <w:pPr>
              <w:jc w:val="center"/>
              <w:rPr>
                <w:rFonts w:asciiTheme="minorHAnsi" w:hAnsiTheme="minorHAnsi" w:cstheme="minorBidi"/>
                <w:rtl/>
              </w:rPr>
            </w:pPr>
            <w:r>
              <w:rPr>
                <w:rFonts w:asciiTheme="minorHAnsi" w:hAnsiTheme="minorHAnsi" w:cstheme="minorBidi" w:hint="cs"/>
                <w:rtl/>
              </w:rPr>
              <w:t>1001023</w:t>
            </w:r>
          </w:p>
        </w:tc>
        <w:tc>
          <w:tcPr>
            <w:tcW w:w="1178" w:type="pct"/>
          </w:tcPr>
          <w:p w14:paraId="4DC25506" w14:textId="77777777" w:rsidR="005A2F10" w:rsidRDefault="005A2F10" w:rsidP="00751DE5">
            <w:pPr>
              <w:rPr>
                <w:rFonts w:asciiTheme="minorHAnsi" w:hAnsiTheme="minorHAnsi" w:cstheme="minorBidi"/>
                <w:rtl/>
              </w:rPr>
            </w:pPr>
            <w:r>
              <w:rPr>
                <w:rFonts w:asciiTheme="minorHAnsi" w:hAnsiTheme="minorHAnsi" w:cstheme="minorBidi" w:hint="cs"/>
                <w:rtl/>
              </w:rPr>
              <w:t xml:space="preserve">שגיאה בנתוני ממשק </w:t>
            </w:r>
            <w:r>
              <w:rPr>
                <w:rFonts w:asciiTheme="minorHAnsi" w:hAnsiTheme="minorHAnsi" w:cstheme="minorBidi"/>
                <w:rtl/>
              </w:rPr>
              <w:t>–</w:t>
            </w:r>
            <w:r>
              <w:rPr>
                <w:rFonts w:asciiTheme="minorHAnsi" w:hAnsiTheme="minorHAnsi" w:cstheme="minorBidi" w:hint="cs"/>
                <w:rtl/>
              </w:rPr>
              <w:t xml:space="preserve"> שדה שם משתמש לא בפורמט הנכון</w:t>
            </w:r>
          </w:p>
        </w:tc>
      </w:tr>
      <w:tr w:rsidR="005A2F10" w:rsidRPr="00F51802" w14:paraId="27F95F6C" w14:textId="77777777" w:rsidTr="00751DE5">
        <w:tc>
          <w:tcPr>
            <w:tcW w:w="574" w:type="pct"/>
          </w:tcPr>
          <w:p w14:paraId="6B8E86BA" w14:textId="77777777" w:rsidR="005A2F10" w:rsidRDefault="005A2F10" w:rsidP="00751DE5">
            <w:pPr>
              <w:rPr>
                <w:rFonts w:asciiTheme="minorHAnsi" w:hAnsiTheme="minorHAnsi" w:cstheme="minorBidi"/>
                <w:rtl/>
              </w:rPr>
            </w:pPr>
            <w:r>
              <w:rPr>
                <w:rFonts w:asciiTheme="minorHAnsi" w:hAnsiTheme="minorHAnsi" w:cstheme="minorBidi" w:hint="cs"/>
                <w:rtl/>
              </w:rPr>
              <w:t>סיסמא</w:t>
            </w:r>
          </w:p>
        </w:tc>
        <w:tc>
          <w:tcPr>
            <w:tcW w:w="746" w:type="pct"/>
          </w:tcPr>
          <w:p w14:paraId="55D37C3D" w14:textId="77777777" w:rsidR="005A2F10" w:rsidRDefault="005A2F10" w:rsidP="00751DE5">
            <w:pPr>
              <w:bidi w:val="0"/>
              <w:rPr>
                <w:rFonts w:asciiTheme="minorHAnsi" w:hAnsiTheme="minorHAnsi" w:cstheme="minorBidi"/>
              </w:rPr>
            </w:pPr>
            <w:r>
              <w:rPr>
                <w:rFonts w:asciiTheme="minorHAnsi" w:hAnsiTheme="minorHAnsi" w:cstheme="minorBidi"/>
              </w:rPr>
              <w:t>Password</w:t>
            </w:r>
          </w:p>
        </w:tc>
        <w:tc>
          <w:tcPr>
            <w:tcW w:w="921" w:type="pct"/>
          </w:tcPr>
          <w:p w14:paraId="2D5214F1" w14:textId="77777777" w:rsidR="005A2F10" w:rsidRPr="00016792" w:rsidRDefault="005A2F10" w:rsidP="00751DE5">
            <w:pPr>
              <w:pStyle w:val="a0"/>
              <w:rPr>
                <w:rtl/>
              </w:rPr>
            </w:pPr>
            <w:r w:rsidRPr="00016792">
              <w:t>"^[a-zA-Z0-9</w:t>
            </w:r>
            <w:proofErr w:type="gramStart"/>
            <w:r w:rsidRPr="00016792">
              <w:t>_]{</w:t>
            </w:r>
            <w:proofErr w:type="gramEnd"/>
            <w:r w:rsidRPr="00016792">
              <w:t>1,</w:t>
            </w:r>
            <w:proofErr w:type="gramStart"/>
            <w:r w:rsidRPr="00016792">
              <w:t>40}$</w:t>
            </w:r>
            <w:proofErr w:type="gramEnd"/>
          </w:p>
        </w:tc>
        <w:tc>
          <w:tcPr>
            <w:tcW w:w="979" w:type="pct"/>
          </w:tcPr>
          <w:p w14:paraId="40FA20CA" w14:textId="77777777" w:rsidR="005A2F10" w:rsidRPr="00016792" w:rsidRDefault="005A2F10" w:rsidP="00751DE5">
            <w:r>
              <w:rPr>
                <w:rFonts w:hint="cs"/>
                <w:rtl/>
              </w:rPr>
              <w:t xml:space="preserve">בדיקת </w:t>
            </w:r>
            <w:r>
              <w:t>Regex</w:t>
            </w:r>
          </w:p>
        </w:tc>
        <w:tc>
          <w:tcPr>
            <w:tcW w:w="296" w:type="pct"/>
          </w:tcPr>
          <w:p w14:paraId="56C8CAE9" w14:textId="77777777" w:rsidR="005A2F10" w:rsidRDefault="005A2F10" w:rsidP="00751DE5">
            <w:pPr>
              <w:jc w:val="center"/>
              <w:rPr>
                <w:rFonts w:asciiTheme="minorHAnsi" w:hAnsiTheme="minorHAnsi" w:cstheme="minorBidi"/>
                <w:rtl/>
              </w:rPr>
            </w:pPr>
            <w:r>
              <w:rPr>
                <w:rFonts w:asciiTheme="minorHAnsi" w:hAnsiTheme="minorHAnsi" w:cstheme="minorBidi" w:hint="cs"/>
                <w:rtl/>
              </w:rPr>
              <w:t>400</w:t>
            </w:r>
          </w:p>
        </w:tc>
        <w:tc>
          <w:tcPr>
            <w:tcW w:w="306" w:type="pct"/>
          </w:tcPr>
          <w:p w14:paraId="43F3AC38" w14:textId="77777777" w:rsidR="005A2F10" w:rsidRDefault="005A2F10" w:rsidP="00751DE5">
            <w:pPr>
              <w:jc w:val="center"/>
              <w:rPr>
                <w:rFonts w:asciiTheme="minorHAnsi" w:hAnsiTheme="minorHAnsi" w:cstheme="minorBidi"/>
                <w:strike/>
                <w:rtl/>
              </w:rPr>
            </w:pPr>
            <w:r w:rsidRPr="00C137CD">
              <w:rPr>
                <w:rFonts w:asciiTheme="minorHAnsi" w:hAnsiTheme="minorHAnsi" w:cstheme="minorBidi" w:hint="cs"/>
                <w:strike/>
                <w:rtl/>
              </w:rPr>
              <w:t>24</w:t>
            </w:r>
          </w:p>
          <w:p w14:paraId="701D2B34" w14:textId="31918160" w:rsidR="00C137CD" w:rsidRPr="00C137CD" w:rsidRDefault="00C137CD" w:rsidP="00C139B3">
            <w:pPr>
              <w:jc w:val="center"/>
              <w:rPr>
                <w:rFonts w:asciiTheme="minorHAnsi" w:hAnsiTheme="minorHAnsi" w:cstheme="minorBidi"/>
                <w:rtl/>
              </w:rPr>
            </w:pPr>
            <w:r w:rsidRPr="00C137CD">
              <w:rPr>
                <w:rFonts w:asciiTheme="minorHAnsi" w:hAnsiTheme="minorHAnsi" w:cstheme="minorBidi" w:hint="cs"/>
                <w:rtl/>
              </w:rPr>
              <w:t>100</w:t>
            </w:r>
            <w:r w:rsidR="00C139B3">
              <w:rPr>
                <w:rFonts w:asciiTheme="minorHAnsi" w:hAnsiTheme="minorHAnsi" w:cstheme="minorBidi" w:hint="cs"/>
                <w:rtl/>
              </w:rPr>
              <w:t>20</w:t>
            </w:r>
            <w:r w:rsidRPr="00C137CD">
              <w:rPr>
                <w:rFonts w:asciiTheme="minorHAnsi" w:hAnsiTheme="minorHAnsi" w:cstheme="minorBidi" w:hint="cs"/>
                <w:rtl/>
              </w:rPr>
              <w:t>24</w:t>
            </w:r>
          </w:p>
        </w:tc>
        <w:tc>
          <w:tcPr>
            <w:tcW w:w="1178" w:type="pct"/>
          </w:tcPr>
          <w:p w14:paraId="2A0F4C93" w14:textId="77777777" w:rsidR="005A2F10" w:rsidRDefault="005A2F10" w:rsidP="00751DE5">
            <w:pPr>
              <w:rPr>
                <w:rFonts w:asciiTheme="minorHAnsi" w:hAnsiTheme="minorHAnsi" w:cstheme="minorBidi"/>
                <w:rtl/>
              </w:rPr>
            </w:pPr>
            <w:r>
              <w:rPr>
                <w:rFonts w:asciiTheme="minorHAnsi" w:hAnsiTheme="minorHAnsi" w:cstheme="minorBidi" w:hint="cs"/>
                <w:rtl/>
              </w:rPr>
              <w:t xml:space="preserve">שגיאה בנתוני ממשק </w:t>
            </w:r>
            <w:r>
              <w:rPr>
                <w:rFonts w:asciiTheme="minorHAnsi" w:hAnsiTheme="minorHAnsi" w:cstheme="minorBidi"/>
                <w:rtl/>
              </w:rPr>
              <w:t>–</w:t>
            </w:r>
            <w:r>
              <w:rPr>
                <w:rFonts w:asciiTheme="minorHAnsi" w:hAnsiTheme="minorHAnsi" w:cstheme="minorBidi" w:hint="cs"/>
                <w:rtl/>
              </w:rPr>
              <w:t xml:space="preserve"> שדה סיסמא לא בפורמט הנכון</w:t>
            </w:r>
          </w:p>
        </w:tc>
      </w:tr>
    </w:tbl>
    <w:p w14:paraId="24CE78AB" w14:textId="77777777" w:rsidR="005A2F10" w:rsidRPr="005478B4" w:rsidRDefault="005A2F10" w:rsidP="005A2F10">
      <w:pPr>
        <w:pStyle w:val="Heading3"/>
        <w:numPr>
          <w:ilvl w:val="2"/>
          <w:numId w:val="6"/>
        </w:numPr>
        <w:ind w:left="1134"/>
        <w:rPr>
          <w:rtl/>
        </w:rPr>
      </w:pPr>
      <w:bookmarkStart w:id="35" w:name="_בדיקות_תקינות_מול"/>
      <w:bookmarkStart w:id="36" w:name="_Toc11768652"/>
      <w:bookmarkEnd w:id="35"/>
      <w:r w:rsidRPr="005478B4">
        <w:rPr>
          <w:rFonts w:hint="cs"/>
          <w:rtl/>
        </w:rPr>
        <w:t xml:space="preserve">בדיקות תקינות מול ממשק </w:t>
      </w:r>
      <w:r w:rsidRPr="00C83E0B">
        <w:rPr>
          <w:rFonts w:cstheme="minorBidi"/>
        </w:rPr>
        <w:t>ABP</w:t>
      </w:r>
      <w:r w:rsidRPr="005478B4">
        <w:rPr>
          <w:rFonts w:hint="cs"/>
          <w:rtl/>
        </w:rPr>
        <w:t xml:space="preserve"> – </w:t>
      </w:r>
      <w:proofErr w:type="spellStart"/>
      <w:r w:rsidRPr="005478B4">
        <w:t>AccountLogin</w:t>
      </w:r>
      <w:bookmarkEnd w:id="36"/>
      <w:proofErr w:type="spellEnd"/>
    </w:p>
    <w:tbl>
      <w:tblPr>
        <w:tblStyle w:val="TableGrid1"/>
        <w:bidiVisual/>
        <w:tblW w:w="0" w:type="auto"/>
        <w:tblLook w:val="04A0" w:firstRow="1" w:lastRow="0" w:firstColumn="1" w:lastColumn="0" w:noHBand="0" w:noVBand="1"/>
      </w:tblPr>
      <w:tblGrid>
        <w:gridCol w:w="2206"/>
        <w:gridCol w:w="994"/>
        <w:gridCol w:w="2984"/>
        <w:gridCol w:w="925"/>
        <w:gridCol w:w="620"/>
        <w:gridCol w:w="995"/>
        <w:gridCol w:w="1732"/>
      </w:tblGrid>
      <w:tr w:rsidR="005A2F10" w:rsidRPr="00F51802" w14:paraId="50D802B1" w14:textId="77777777" w:rsidTr="00751DE5">
        <w:trPr>
          <w:trHeight w:val="416"/>
          <w:tblHeader/>
        </w:trPr>
        <w:tc>
          <w:tcPr>
            <w:tcW w:w="0" w:type="auto"/>
            <w:shd w:val="clear" w:color="auto" w:fill="C6D9F1"/>
            <w:vAlign w:val="center"/>
          </w:tcPr>
          <w:p w14:paraId="1FF80812" w14:textId="77777777" w:rsidR="005A2F10" w:rsidRPr="00F51802" w:rsidRDefault="005A2F10" w:rsidP="00751DE5">
            <w:pPr>
              <w:jc w:val="center"/>
              <w:rPr>
                <w:rFonts w:asciiTheme="minorHAnsi" w:hAnsiTheme="minorHAnsi" w:cstheme="minorBidi"/>
                <w:b/>
                <w:bCs/>
                <w:rtl/>
              </w:rPr>
            </w:pPr>
            <w:r>
              <w:rPr>
                <w:rFonts w:asciiTheme="minorHAnsi" w:hAnsiTheme="minorHAnsi" w:cstheme="minorBidi" w:hint="cs"/>
                <w:b/>
                <w:bCs/>
                <w:rtl/>
              </w:rPr>
              <w:t xml:space="preserve">ממשק </w:t>
            </w:r>
            <w:r>
              <w:rPr>
                <w:rFonts w:asciiTheme="minorHAnsi" w:hAnsiTheme="minorHAnsi" w:cstheme="minorBidi" w:hint="cs"/>
                <w:b/>
                <w:bCs/>
              </w:rPr>
              <w:t>ABP</w:t>
            </w:r>
          </w:p>
        </w:tc>
        <w:tc>
          <w:tcPr>
            <w:tcW w:w="0" w:type="auto"/>
            <w:shd w:val="clear" w:color="auto" w:fill="C6D9F1"/>
            <w:vAlign w:val="center"/>
          </w:tcPr>
          <w:p w14:paraId="095A6D1D" w14:textId="77777777" w:rsidR="005A2F10" w:rsidRPr="00F51802" w:rsidRDefault="005A2F10" w:rsidP="00751DE5">
            <w:pPr>
              <w:bidi w:val="0"/>
              <w:jc w:val="center"/>
              <w:rPr>
                <w:rFonts w:asciiTheme="minorHAnsi" w:hAnsiTheme="minorHAnsi" w:cstheme="minorBidi"/>
                <w:b/>
                <w:bCs/>
                <w:rtl/>
              </w:rPr>
            </w:pPr>
            <w:r>
              <w:rPr>
                <w:rFonts w:asciiTheme="minorHAnsi" w:hAnsiTheme="minorHAnsi" w:cstheme="minorBidi" w:hint="cs"/>
                <w:b/>
                <w:bCs/>
                <w:rtl/>
              </w:rPr>
              <w:t>תשובה</w:t>
            </w:r>
          </w:p>
        </w:tc>
        <w:tc>
          <w:tcPr>
            <w:tcW w:w="0" w:type="auto"/>
            <w:shd w:val="clear" w:color="auto" w:fill="C6D9F1"/>
            <w:vAlign w:val="center"/>
          </w:tcPr>
          <w:p w14:paraId="6D18AB74" w14:textId="77777777" w:rsidR="005A2F10" w:rsidRPr="00F51802" w:rsidRDefault="005A2F10" w:rsidP="00751DE5">
            <w:pPr>
              <w:bidi w:val="0"/>
              <w:jc w:val="center"/>
              <w:rPr>
                <w:rFonts w:asciiTheme="minorHAnsi" w:hAnsiTheme="minorHAnsi" w:cstheme="minorBidi"/>
                <w:b/>
                <w:bCs/>
                <w:rtl/>
              </w:rPr>
            </w:pPr>
            <w:r>
              <w:rPr>
                <w:rFonts w:asciiTheme="minorHAnsi" w:hAnsiTheme="minorHAnsi" w:cstheme="minorBidi" w:hint="cs"/>
                <w:b/>
                <w:bCs/>
                <w:rtl/>
              </w:rPr>
              <w:t>ערכים</w:t>
            </w:r>
          </w:p>
        </w:tc>
        <w:tc>
          <w:tcPr>
            <w:tcW w:w="0" w:type="auto"/>
            <w:shd w:val="clear" w:color="auto" w:fill="C6D9F1"/>
            <w:vAlign w:val="center"/>
          </w:tcPr>
          <w:p w14:paraId="66766AA3" w14:textId="77777777" w:rsidR="005A2F10" w:rsidRPr="00F51802" w:rsidRDefault="005A2F10" w:rsidP="00751DE5">
            <w:pPr>
              <w:rPr>
                <w:rFonts w:asciiTheme="minorHAnsi" w:hAnsiTheme="minorHAnsi" w:cstheme="minorBidi"/>
                <w:b/>
                <w:bCs/>
                <w:rtl/>
              </w:rPr>
            </w:pPr>
            <w:r w:rsidRPr="00F51802">
              <w:rPr>
                <w:rFonts w:asciiTheme="minorHAnsi" w:hAnsiTheme="minorHAnsi" w:cstheme="minorBidi"/>
                <w:b/>
                <w:bCs/>
                <w:rtl/>
              </w:rPr>
              <w:t>בדיקת תקינות</w:t>
            </w:r>
          </w:p>
        </w:tc>
        <w:tc>
          <w:tcPr>
            <w:tcW w:w="0" w:type="auto"/>
            <w:shd w:val="clear" w:color="auto" w:fill="C6D9F1"/>
          </w:tcPr>
          <w:p w14:paraId="67E5E5D3" w14:textId="77777777" w:rsidR="005A2F10" w:rsidRDefault="005A2F10" w:rsidP="00751DE5">
            <w:pPr>
              <w:jc w:val="center"/>
              <w:rPr>
                <w:rFonts w:asciiTheme="minorHAnsi" w:hAnsiTheme="minorHAnsi" w:cstheme="minorBid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Bidi"/>
                <w:b/>
                <w:bCs/>
                <w:sz w:val="16"/>
                <w:szCs w:val="16"/>
              </w:rPr>
              <w:t>http</w:t>
            </w:r>
          </w:p>
          <w:p w14:paraId="79AEBE18" w14:textId="77777777" w:rsidR="005A2F10" w:rsidRPr="00D369BB" w:rsidRDefault="005A2F10" w:rsidP="00751DE5">
            <w:pPr>
              <w:jc w:val="center"/>
              <w:rPr>
                <w:rFonts w:asciiTheme="minorHAnsi" w:hAnsiTheme="minorHAnsi" w:cstheme="minorBidi"/>
                <w:b/>
                <w:bCs/>
                <w:sz w:val="16"/>
                <w:szCs w:val="16"/>
                <w:rtl/>
              </w:rPr>
            </w:pPr>
            <w:r>
              <w:rPr>
                <w:rFonts w:asciiTheme="minorHAnsi" w:hAnsiTheme="minorHAnsi" w:cstheme="minorBidi"/>
                <w:b/>
                <w:bCs/>
                <w:sz w:val="16"/>
                <w:szCs w:val="16"/>
              </w:rPr>
              <w:t>status</w:t>
            </w:r>
          </w:p>
        </w:tc>
        <w:tc>
          <w:tcPr>
            <w:tcW w:w="0" w:type="auto"/>
            <w:shd w:val="clear" w:color="auto" w:fill="C6D9F1"/>
            <w:vAlign w:val="center"/>
          </w:tcPr>
          <w:p w14:paraId="3FBF94E2" w14:textId="77777777" w:rsidR="005A2F10" w:rsidRPr="00D369BB" w:rsidRDefault="005A2F10" w:rsidP="00751DE5">
            <w:pPr>
              <w:jc w:val="center"/>
              <w:rPr>
                <w:rFonts w:asciiTheme="minorHAnsi" w:hAnsiTheme="minorHAnsi" w:cstheme="minorBidi"/>
                <w:b/>
                <w:bCs/>
                <w:sz w:val="16"/>
                <w:szCs w:val="16"/>
                <w:rtl/>
              </w:rPr>
            </w:pPr>
            <w:r w:rsidRPr="00D369BB">
              <w:rPr>
                <w:rFonts w:asciiTheme="minorHAnsi" w:hAnsiTheme="minorHAnsi" w:cstheme="minorBidi"/>
                <w:b/>
                <w:bCs/>
                <w:sz w:val="16"/>
                <w:szCs w:val="16"/>
                <w:rtl/>
              </w:rPr>
              <w:t>קוד שגיאה</w:t>
            </w:r>
          </w:p>
        </w:tc>
        <w:tc>
          <w:tcPr>
            <w:tcW w:w="0" w:type="auto"/>
            <w:shd w:val="clear" w:color="auto" w:fill="C6D9F1"/>
            <w:vAlign w:val="center"/>
          </w:tcPr>
          <w:p w14:paraId="33BF66D0" w14:textId="77777777" w:rsidR="005A2F10" w:rsidRPr="00F51802" w:rsidRDefault="005A2F10" w:rsidP="00751DE5">
            <w:pPr>
              <w:jc w:val="center"/>
              <w:rPr>
                <w:rFonts w:asciiTheme="minorHAnsi" w:hAnsiTheme="minorHAnsi" w:cstheme="minorBidi"/>
                <w:b/>
                <w:bCs/>
                <w:rtl/>
              </w:rPr>
            </w:pPr>
            <w:r w:rsidRPr="00F51802">
              <w:rPr>
                <w:rFonts w:asciiTheme="minorHAnsi" w:hAnsiTheme="minorHAnsi" w:cstheme="minorBidi"/>
                <w:b/>
                <w:bCs/>
                <w:rtl/>
              </w:rPr>
              <w:t>הודעת שגיאה</w:t>
            </w:r>
          </w:p>
        </w:tc>
      </w:tr>
      <w:tr w:rsidR="005A2F10" w:rsidRPr="00F51802" w14:paraId="085AD7F5" w14:textId="77777777" w:rsidTr="00751DE5">
        <w:tc>
          <w:tcPr>
            <w:tcW w:w="0" w:type="auto"/>
          </w:tcPr>
          <w:p w14:paraId="09EC24EF" w14:textId="77777777" w:rsidR="005A2F10" w:rsidRPr="00F51802" w:rsidRDefault="005A2F10" w:rsidP="00751DE5">
            <w:pPr>
              <w:bidi w:val="0"/>
              <w:rPr>
                <w:rFonts w:asciiTheme="minorHAnsi" w:hAnsiTheme="minorHAnsi" w:cstheme="minorBidi"/>
              </w:rPr>
            </w:pPr>
            <w:r>
              <w:rPr>
                <w:rFonts w:asciiTheme="minorHAnsi" w:hAnsiTheme="minorHAnsi"/>
              </w:rPr>
              <w:t>POST</w:t>
            </w:r>
            <w:r w:rsidRPr="000B2DB3">
              <w:rPr>
                <w:rFonts w:asciiTheme="minorHAnsi" w:hAnsiTheme="minorHAnsi"/>
                <w:rtl/>
              </w:rPr>
              <w:t>/</w:t>
            </w:r>
            <w:r w:rsidRPr="000B2DB3">
              <w:rPr>
                <w:rFonts w:asciiTheme="minorHAnsi" w:hAnsiTheme="minorHAnsi" w:cstheme="minorBidi"/>
              </w:rPr>
              <w:t>acc/id/{username}</w:t>
            </w:r>
          </w:p>
        </w:tc>
        <w:tc>
          <w:tcPr>
            <w:tcW w:w="0" w:type="auto"/>
          </w:tcPr>
          <w:p w14:paraId="43519621" w14:textId="77777777" w:rsidR="005A2F10" w:rsidRPr="006E24E9" w:rsidRDefault="005A2F10" w:rsidP="00751DE5">
            <w:pPr>
              <w:rPr>
                <w:rtl/>
              </w:rPr>
            </w:pPr>
            <w:r>
              <w:rPr>
                <w:rFonts w:hint="cs"/>
                <w:rtl/>
              </w:rPr>
              <w:t>סטטוס ממשק 403</w:t>
            </w:r>
          </w:p>
        </w:tc>
        <w:tc>
          <w:tcPr>
            <w:tcW w:w="0" w:type="auto"/>
          </w:tcPr>
          <w:p w14:paraId="2BF93766" w14:textId="77777777" w:rsidR="005A2F10" w:rsidRPr="00C70D6A" w:rsidRDefault="005A2F10" w:rsidP="00751DE5">
            <w:pPr>
              <w:pStyle w:val="Route"/>
            </w:pPr>
            <w:r w:rsidRPr="00C70D6A">
              <w:t>ACCOUNT_NOT_FOUND</w:t>
            </w:r>
          </w:p>
          <w:p w14:paraId="12CEFB81" w14:textId="77777777" w:rsidR="005A2F10" w:rsidRPr="00842EBB" w:rsidRDefault="005A2F10" w:rsidP="00751DE5">
            <w:pPr>
              <w:pStyle w:val="Route"/>
              <w:rPr>
                <w:rFonts w:asciiTheme="minorHAnsi" w:hAnsiTheme="minorHAnsi" w:cstheme="minorBidi"/>
                <w:sz w:val="20"/>
                <w:szCs w:val="20"/>
                <w:rtl/>
              </w:rPr>
            </w:pPr>
            <w:r w:rsidRPr="00C70D6A">
              <w:t>INVALID_CREDENTIALS</w:t>
            </w:r>
          </w:p>
        </w:tc>
        <w:tc>
          <w:tcPr>
            <w:tcW w:w="0" w:type="auto"/>
          </w:tcPr>
          <w:p w14:paraId="2993473A" w14:textId="77777777" w:rsidR="005A2F10" w:rsidRPr="00F51802" w:rsidRDefault="005A2F10" w:rsidP="00751DE5">
            <w:pPr>
              <w:rPr>
                <w:rFonts w:asciiTheme="minorHAnsi" w:hAnsiTheme="minorHAnsi" w:cstheme="minorBidi"/>
                <w:rtl/>
              </w:rPr>
            </w:pPr>
          </w:p>
        </w:tc>
        <w:tc>
          <w:tcPr>
            <w:tcW w:w="0" w:type="auto"/>
          </w:tcPr>
          <w:p w14:paraId="12203ADD" w14:textId="77777777" w:rsidR="005A2F10" w:rsidRDefault="005A2F10" w:rsidP="00751DE5">
            <w:pPr>
              <w:jc w:val="center"/>
              <w:rPr>
                <w:rFonts w:asciiTheme="minorHAnsi" w:hAnsiTheme="minorHAnsi" w:cstheme="minorBidi"/>
                <w:rtl/>
              </w:rPr>
            </w:pPr>
            <w:r>
              <w:rPr>
                <w:rFonts w:asciiTheme="minorHAnsi" w:hAnsiTheme="minorHAnsi" w:cstheme="minorBidi" w:hint="cs"/>
                <w:rtl/>
              </w:rPr>
              <w:t>403</w:t>
            </w:r>
          </w:p>
        </w:tc>
        <w:tc>
          <w:tcPr>
            <w:tcW w:w="0" w:type="auto"/>
          </w:tcPr>
          <w:p w14:paraId="2D4FE76D" w14:textId="77777777" w:rsidR="005A2F10" w:rsidRDefault="005A2F10" w:rsidP="00751DE5">
            <w:pPr>
              <w:jc w:val="center"/>
              <w:rPr>
                <w:rFonts w:asciiTheme="minorHAnsi" w:hAnsiTheme="minorHAnsi" w:cstheme="minorBidi"/>
                <w:strike/>
                <w:rtl/>
              </w:rPr>
            </w:pPr>
            <w:r w:rsidRPr="00C137CD">
              <w:rPr>
                <w:rFonts w:asciiTheme="minorHAnsi" w:hAnsiTheme="minorHAnsi" w:cstheme="minorBidi" w:hint="cs"/>
                <w:strike/>
                <w:rtl/>
              </w:rPr>
              <w:t>25</w:t>
            </w:r>
          </w:p>
          <w:p w14:paraId="797EEC00" w14:textId="3854E655" w:rsidR="00C137CD" w:rsidRPr="00C137CD" w:rsidRDefault="00C137CD" w:rsidP="009D257D">
            <w:pPr>
              <w:jc w:val="center"/>
              <w:rPr>
                <w:rFonts w:asciiTheme="minorHAnsi" w:hAnsiTheme="minorHAnsi" w:cstheme="minorBidi"/>
              </w:rPr>
            </w:pPr>
            <w:r w:rsidRPr="00C137CD">
              <w:rPr>
                <w:rFonts w:asciiTheme="minorHAnsi" w:hAnsiTheme="minorHAnsi" w:cstheme="minorBidi" w:hint="cs"/>
                <w:rtl/>
              </w:rPr>
              <w:t>100</w:t>
            </w:r>
            <w:r w:rsidR="009D257D">
              <w:rPr>
                <w:rFonts w:asciiTheme="minorHAnsi" w:hAnsiTheme="minorHAnsi" w:cstheme="minorBidi" w:hint="cs"/>
                <w:rtl/>
              </w:rPr>
              <w:t>20</w:t>
            </w:r>
            <w:r w:rsidRPr="00C137CD">
              <w:rPr>
                <w:rFonts w:asciiTheme="minorHAnsi" w:hAnsiTheme="minorHAnsi" w:cstheme="minorBidi" w:hint="cs"/>
                <w:rtl/>
              </w:rPr>
              <w:t>25</w:t>
            </w:r>
          </w:p>
        </w:tc>
        <w:tc>
          <w:tcPr>
            <w:tcW w:w="0" w:type="auto"/>
          </w:tcPr>
          <w:p w14:paraId="1530B34A" w14:textId="77777777" w:rsidR="005A2F10" w:rsidRPr="00F51802" w:rsidRDefault="005A2F10" w:rsidP="00751DE5">
            <w:pPr>
              <w:rPr>
                <w:rFonts w:asciiTheme="minorHAnsi" w:hAnsiTheme="minorHAnsi" w:cstheme="minorBidi"/>
              </w:rPr>
            </w:pPr>
            <w:r>
              <w:rPr>
                <w:rFonts w:asciiTheme="minorHAnsi" w:hAnsiTheme="minorHAnsi" w:cstheme="minorBidi" w:hint="cs"/>
                <w:rtl/>
              </w:rPr>
              <w:t>שם משתמש או סיסמא לא תקינים</w:t>
            </w:r>
          </w:p>
        </w:tc>
      </w:tr>
      <w:tr w:rsidR="005A2F10" w:rsidRPr="00F51802" w14:paraId="534A5904" w14:textId="77777777" w:rsidTr="00751DE5">
        <w:tc>
          <w:tcPr>
            <w:tcW w:w="0" w:type="auto"/>
          </w:tcPr>
          <w:p w14:paraId="201B7CB7" w14:textId="77777777" w:rsidR="005A2F10" w:rsidRDefault="005A2F10" w:rsidP="00751DE5">
            <w:pPr>
              <w:bidi w:val="0"/>
              <w:rPr>
                <w:rFonts w:asciiTheme="minorHAnsi" w:hAnsiTheme="minorHAnsi" w:cstheme="minorBidi"/>
                <w:rtl/>
              </w:rPr>
            </w:pPr>
            <w:r>
              <w:rPr>
                <w:rFonts w:asciiTheme="minorHAnsi" w:hAnsiTheme="minorHAnsi"/>
              </w:rPr>
              <w:t>POST</w:t>
            </w:r>
            <w:r w:rsidRPr="000B2DB3">
              <w:rPr>
                <w:rFonts w:asciiTheme="minorHAnsi" w:hAnsiTheme="minorHAnsi"/>
                <w:rtl/>
              </w:rPr>
              <w:t>/</w:t>
            </w:r>
            <w:r w:rsidRPr="000B2DB3">
              <w:rPr>
                <w:rFonts w:asciiTheme="minorHAnsi" w:hAnsiTheme="minorHAnsi" w:cstheme="minorBidi"/>
              </w:rPr>
              <w:t>acc/id/{username}</w:t>
            </w:r>
          </w:p>
        </w:tc>
        <w:tc>
          <w:tcPr>
            <w:tcW w:w="0" w:type="auto"/>
          </w:tcPr>
          <w:p w14:paraId="598C407C" w14:textId="77777777" w:rsidR="005A2F10" w:rsidRPr="006E24E9" w:rsidRDefault="005A2F10" w:rsidP="00751DE5">
            <w:pPr>
              <w:rPr>
                <w:rtl/>
              </w:rPr>
            </w:pPr>
            <w:r>
              <w:rPr>
                <w:rFonts w:hint="cs"/>
                <w:rtl/>
              </w:rPr>
              <w:t>סטטוס ממשק 403</w:t>
            </w:r>
          </w:p>
        </w:tc>
        <w:tc>
          <w:tcPr>
            <w:tcW w:w="0" w:type="auto"/>
          </w:tcPr>
          <w:p w14:paraId="7492C43D" w14:textId="77777777" w:rsidR="005A2F10" w:rsidRDefault="005A2F10" w:rsidP="00751DE5">
            <w:pPr>
              <w:pStyle w:val="Route"/>
            </w:pPr>
            <w:r w:rsidRPr="006E24E9">
              <w:t>ACCOUNT_NOT_ALLOWED</w:t>
            </w:r>
            <w:r>
              <w:t xml:space="preserve"> </w:t>
            </w:r>
            <w:r w:rsidRPr="00842EBB">
              <w:t>ACCOUNT_NOT_ALLOWED_ONLINE</w:t>
            </w:r>
          </w:p>
          <w:p w14:paraId="3D7F4748" w14:textId="77777777" w:rsidR="005A2F10" w:rsidRDefault="005A2F10" w:rsidP="00751DE5">
            <w:pPr>
              <w:pStyle w:val="Route"/>
            </w:pPr>
            <w:r w:rsidRPr="006E24E9">
              <w:t>ACCOUNT_STATUS_INVALID</w:t>
            </w:r>
          </w:p>
          <w:p w14:paraId="56DE5704" w14:textId="77777777" w:rsidR="005A2F10" w:rsidRPr="00842EBB" w:rsidRDefault="005A2F10" w:rsidP="00751DE5">
            <w:pPr>
              <w:pStyle w:val="Route"/>
              <w:rPr>
                <w:rFonts w:asciiTheme="minorHAnsi" w:hAnsiTheme="minorHAnsi" w:cstheme="minorBidi"/>
                <w:rtl/>
              </w:rPr>
            </w:pPr>
            <w:r w:rsidRPr="00842EBB">
              <w:t>ACCOUNT_SELF_EXCLUDED</w:t>
            </w:r>
          </w:p>
        </w:tc>
        <w:tc>
          <w:tcPr>
            <w:tcW w:w="0" w:type="auto"/>
          </w:tcPr>
          <w:p w14:paraId="2ABD27B2" w14:textId="77777777" w:rsidR="005A2F10" w:rsidRDefault="005A2F10" w:rsidP="00751DE5">
            <w:pPr>
              <w:rPr>
                <w:rFonts w:asciiTheme="minorHAnsi" w:hAnsiTheme="minorHAnsi" w:cstheme="minorBidi"/>
                <w:rtl/>
              </w:rPr>
            </w:pPr>
          </w:p>
        </w:tc>
        <w:tc>
          <w:tcPr>
            <w:tcW w:w="0" w:type="auto"/>
          </w:tcPr>
          <w:p w14:paraId="35A89914" w14:textId="77777777" w:rsidR="005A2F10" w:rsidRDefault="005A2F10" w:rsidP="00751DE5">
            <w:pPr>
              <w:jc w:val="center"/>
              <w:rPr>
                <w:rFonts w:asciiTheme="minorHAnsi" w:hAnsiTheme="minorHAnsi" w:cstheme="minorBidi"/>
                <w:rtl/>
              </w:rPr>
            </w:pPr>
            <w:r>
              <w:rPr>
                <w:rFonts w:asciiTheme="minorHAnsi" w:hAnsiTheme="minorHAnsi" w:cstheme="minorBidi" w:hint="cs"/>
                <w:rtl/>
              </w:rPr>
              <w:t>403</w:t>
            </w:r>
          </w:p>
        </w:tc>
        <w:tc>
          <w:tcPr>
            <w:tcW w:w="0" w:type="auto"/>
          </w:tcPr>
          <w:p w14:paraId="04DE0C02" w14:textId="77777777" w:rsidR="005A2F10" w:rsidRDefault="005A2F10" w:rsidP="00751DE5">
            <w:pPr>
              <w:jc w:val="center"/>
              <w:rPr>
                <w:rFonts w:asciiTheme="minorHAnsi" w:hAnsiTheme="minorHAnsi" w:cstheme="minorBidi"/>
                <w:strike/>
                <w:rtl/>
              </w:rPr>
            </w:pPr>
            <w:r w:rsidRPr="00C137CD">
              <w:rPr>
                <w:rFonts w:asciiTheme="minorHAnsi" w:hAnsiTheme="minorHAnsi" w:cstheme="minorBidi" w:hint="cs"/>
                <w:strike/>
                <w:rtl/>
              </w:rPr>
              <w:t>26</w:t>
            </w:r>
          </w:p>
          <w:p w14:paraId="20055DB3" w14:textId="297CC110" w:rsidR="00C137CD" w:rsidRPr="00C137CD" w:rsidRDefault="00C137CD" w:rsidP="009D257D">
            <w:pPr>
              <w:jc w:val="center"/>
              <w:rPr>
                <w:rFonts w:asciiTheme="minorHAnsi" w:hAnsiTheme="minorHAnsi" w:cstheme="minorBidi"/>
                <w:strike/>
                <w:rtl/>
              </w:rPr>
            </w:pPr>
            <w:r>
              <w:rPr>
                <w:rFonts w:asciiTheme="minorHAnsi" w:hAnsiTheme="minorHAnsi" w:cstheme="minorBidi" w:hint="cs"/>
                <w:rtl/>
              </w:rPr>
              <w:t>100</w:t>
            </w:r>
            <w:r w:rsidR="009D257D">
              <w:rPr>
                <w:rFonts w:asciiTheme="minorHAnsi" w:hAnsiTheme="minorHAnsi" w:cstheme="minorBidi" w:hint="cs"/>
                <w:rtl/>
              </w:rPr>
              <w:t>20</w:t>
            </w:r>
            <w:r>
              <w:rPr>
                <w:rFonts w:asciiTheme="minorHAnsi" w:hAnsiTheme="minorHAnsi" w:cstheme="minorBidi" w:hint="cs"/>
                <w:rtl/>
              </w:rPr>
              <w:t>26</w:t>
            </w:r>
          </w:p>
        </w:tc>
        <w:tc>
          <w:tcPr>
            <w:tcW w:w="0" w:type="auto"/>
          </w:tcPr>
          <w:p w14:paraId="08E84FCE" w14:textId="77777777" w:rsidR="005A2F10" w:rsidRPr="00F51802" w:rsidRDefault="005A2F10" w:rsidP="00751DE5">
            <w:pPr>
              <w:rPr>
                <w:rFonts w:asciiTheme="minorHAnsi" w:hAnsiTheme="minorHAnsi" w:cstheme="minorBidi"/>
                <w:rtl/>
              </w:rPr>
            </w:pPr>
            <w:r>
              <w:rPr>
                <w:rFonts w:asciiTheme="minorHAnsi" w:hAnsiTheme="minorHAnsi" w:cstheme="minorBidi" w:hint="cs"/>
                <w:rtl/>
              </w:rPr>
              <w:t>משתמש לא בסטטוס המאפשר כניסה לאפליקציה</w:t>
            </w:r>
          </w:p>
        </w:tc>
      </w:tr>
      <w:tr w:rsidR="005A2F10" w14:paraId="4A7BF091" w14:textId="77777777" w:rsidTr="00751DE5">
        <w:tc>
          <w:tcPr>
            <w:tcW w:w="0" w:type="auto"/>
          </w:tcPr>
          <w:p w14:paraId="6645DDB8" w14:textId="77777777" w:rsidR="005A2F10" w:rsidRDefault="005A2F10" w:rsidP="00751DE5">
            <w:pPr>
              <w:bidi w:val="0"/>
              <w:rPr>
                <w:rFonts w:asciiTheme="minorHAnsi" w:hAnsiTheme="minorHAnsi" w:cstheme="minorBidi"/>
                <w:rtl/>
              </w:rPr>
            </w:pPr>
            <w:r>
              <w:rPr>
                <w:rFonts w:asciiTheme="minorHAnsi" w:hAnsiTheme="minorHAnsi"/>
              </w:rPr>
              <w:t>POST</w:t>
            </w:r>
            <w:r w:rsidRPr="000B2DB3">
              <w:rPr>
                <w:rFonts w:asciiTheme="minorHAnsi" w:hAnsiTheme="minorHAnsi"/>
                <w:rtl/>
              </w:rPr>
              <w:t>/</w:t>
            </w:r>
            <w:r w:rsidRPr="000B2DB3">
              <w:rPr>
                <w:rFonts w:asciiTheme="minorHAnsi" w:hAnsiTheme="minorHAnsi" w:cstheme="minorBidi"/>
              </w:rPr>
              <w:t>acc/id/{username}</w:t>
            </w:r>
          </w:p>
        </w:tc>
        <w:tc>
          <w:tcPr>
            <w:tcW w:w="0" w:type="auto"/>
          </w:tcPr>
          <w:p w14:paraId="2157D1EF" w14:textId="77777777" w:rsidR="005A2F10" w:rsidRPr="006E24E9" w:rsidRDefault="005A2F10" w:rsidP="00751DE5">
            <w:pPr>
              <w:rPr>
                <w:rtl/>
              </w:rPr>
            </w:pPr>
            <w:r>
              <w:rPr>
                <w:rFonts w:hint="cs"/>
                <w:rtl/>
              </w:rPr>
              <w:t>סטטוס ממשק 400</w:t>
            </w:r>
          </w:p>
        </w:tc>
        <w:tc>
          <w:tcPr>
            <w:tcW w:w="0" w:type="auto"/>
          </w:tcPr>
          <w:p w14:paraId="411D7B7E" w14:textId="77777777" w:rsidR="005A2F10" w:rsidRPr="00016792" w:rsidRDefault="005A2F10" w:rsidP="00751DE5">
            <w:pPr>
              <w:pStyle w:val="Route"/>
              <w:rPr>
                <w:rtl/>
              </w:rPr>
            </w:pPr>
            <w:r w:rsidRPr="00931854">
              <w:t>API-10001</w:t>
            </w:r>
            <w:r w:rsidRPr="00931854">
              <w:tab/>
            </w:r>
          </w:p>
        </w:tc>
        <w:tc>
          <w:tcPr>
            <w:tcW w:w="0" w:type="auto"/>
          </w:tcPr>
          <w:p w14:paraId="2317570F" w14:textId="77777777" w:rsidR="005A2F10" w:rsidRDefault="005A2F10" w:rsidP="00751DE5">
            <w:pPr>
              <w:rPr>
                <w:rFonts w:asciiTheme="minorHAnsi" w:hAnsiTheme="minorHAnsi" w:cstheme="minorBidi"/>
                <w:rtl/>
              </w:rPr>
            </w:pPr>
          </w:p>
        </w:tc>
        <w:tc>
          <w:tcPr>
            <w:tcW w:w="0" w:type="auto"/>
          </w:tcPr>
          <w:p w14:paraId="51739C76" w14:textId="77777777" w:rsidR="005A2F10" w:rsidRDefault="005A2F10" w:rsidP="00751DE5">
            <w:pPr>
              <w:jc w:val="center"/>
              <w:rPr>
                <w:rFonts w:asciiTheme="minorHAnsi" w:hAnsiTheme="minorHAnsi" w:cstheme="minorBidi"/>
                <w:rtl/>
              </w:rPr>
            </w:pPr>
            <w:r>
              <w:rPr>
                <w:rFonts w:asciiTheme="minorHAnsi" w:hAnsiTheme="minorHAnsi" w:cstheme="minorBidi" w:hint="cs"/>
                <w:rtl/>
              </w:rPr>
              <w:t>400</w:t>
            </w:r>
          </w:p>
        </w:tc>
        <w:tc>
          <w:tcPr>
            <w:tcW w:w="0" w:type="auto"/>
          </w:tcPr>
          <w:p w14:paraId="1E775F66" w14:textId="77777777" w:rsidR="005A2F10" w:rsidRDefault="005A2F10" w:rsidP="00751DE5">
            <w:pPr>
              <w:jc w:val="center"/>
              <w:rPr>
                <w:rFonts w:asciiTheme="minorHAnsi" w:hAnsiTheme="minorHAnsi" w:cstheme="minorBidi"/>
                <w:strike/>
                <w:rtl/>
              </w:rPr>
            </w:pPr>
            <w:r w:rsidRPr="00C137CD">
              <w:rPr>
                <w:rFonts w:asciiTheme="minorHAnsi" w:hAnsiTheme="minorHAnsi" w:cstheme="minorBidi" w:hint="cs"/>
                <w:strike/>
                <w:rtl/>
              </w:rPr>
              <w:t>22</w:t>
            </w:r>
          </w:p>
          <w:p w14:paraId="5B4635AE" w14:textId="440E9447" w:rsidR="00C137CD" w:rsidRPr="00C137CD" w:rsidRDefault="00C137CD" w:rsidP="009D257D">
            <w:pPr>
              <w:jc w:val="center"/>
              <w:rPr>
                <w:rFonts w:asciiTheme="minorHAnsi" w:hAnsiTheme="minorHAnsi" w:cstheme="minorBidi"/>
                <w:rtl/>
              </w:rPr>
            </w:pPr>
            <w:r w:rsidRPr="00C137CD">
              <w:rPr>
                <w:rFonts w:asciiTheme="minorHAnsi" w:hAnsiTheme="minorHAnsi" w:cstheme="minorBidi" w:hint="cs"/>
                <w:rtl/>
              </w:rPr>
              <w:t>100</w:t>
            </w:r>
            <w:r w:rsidR="009D257D">
              <w:rPr>
                <w:rFonts w:asciiTheme="minorHAnsi" w:hAnsiTheme="minorHAnsi" w:cstheme="minorBidi" w:hint="cs"/>
                <w:rtl/>
              </w:rPr>
              <w:t>20</w:t>
            </w:r>
            <w:r w:rsidRPr="00C137CD">
              <w:rPr>
                <w:rFonts w:asciiTheme="minorHAnsi" w:hAnsiTheme="minorHAnsi" w:cstheme="minorBidi" w:hint="cs"/>
                <w:rtl/>
              </w:rPr>
              <w:t>22</w:t>
            </w:r>
          </w:p>
        </w:tc>
        <w:tc>
          <w:tcPr>
            <w:tcW w:w="0" w:type="auto"/>
          </w:tcPr>
          <w:p w14:paraId="2F8633BF" w14:textId="77777777" w:rsidR="005A2F10" w:rsidRDefault="005A2F10" w:rsidP="00751DE5">
            <w:pPr>
              <w:rPr>
                <w:rFonts w:asciiTheme="minorHAnsi" w:hAnsiTheme="minorHAnsi" w:cstheme="minorBidi"/>
                <w:rtl/>
              </w:rPr>
            </w:pPr>
            <w:r>
              <w:rPr>
                <w:rFonts w:asciiTheme="minorHAnsi" w:hAnsiTheme="minorHAnsi" w:cstheme="minorBidi" w:hint="cs"/>
                <w:rtl/>
              </w:rPr>
              <w:t xml:space="preserve">שגיאה בנתוני ממשק </w:t>
            </w:r>
            <w:r>
              <w:rPr>
                <w:rFonts w:asciiTheme="minorHAnsi" w:hAnsiTheme="minorHAnsi" w:cstheme="minorBidi"/>
                <w:rtl/>
              </w:rPr>
              <w:t>–</w:t>
            </w:r>
            <w:r>
              <w:rPr>
                <w:rFonts w:asciiTheme="minorHAnsi" w:hAnsiTheme="minorHAnsi" w:cstheme="minorBidi" w:hint="cs"/>
                <w:rtl/>
              </w:rPr>
              <w:t xml:space="preserve"> חסר סיסמא</w:t>
            </w:r>
          </w:p>
        </w:tc>
      </w:tr>
      <w:tr w:rsidR="00783EB0" w14:paraId="5C07D4D0" w14:textId="77777777" w:rsidTr="00751DE5">
        <w:tc>
          <w:tcPr>
            <w:tcW w:w="0" w:type="auto"/>
          </w:tcPr>
          <w:p w14:paraId="0020EF20" w14:textId="3E26E130" w:rsidR="00783EB0" w:rsidRPr="00783EB0" w:rsidRDefault="00783EB0" w:rsidP="00751DE5">
            <w:pPr>
              <w:bidi w:val="0"/>
              <w:rPr>
                <w:rFonts w:asciiTheme="minorHAnsi" w:hAnsiTheme="minorHAnsi"/>
                <w:highlight w:val="cyan"/>
              </w:rPr>
            </w:pPr>
            <w:r w:rsidRPr="00783EB0">
              <w:rPr>
                <w:rFonts w:asciiTheme="minorHAnsi" w:hAnsiTheme="minorHAnsi"/>
                <w:highlight w:val="cyan"/>
              </w:rPr>
              <w:lastRenderedPageBreak/>
              <w:t>POST</w:t>
            </w:r>
            <w:r w:rsidRPr="00783EB0">
              <w:rPr>
                <w:rFonts w:asciiTheme="minorHAnsi" w:hAnsiTheme="minorHAnsi"/>
                <w:highlight w:val="cyan"/>
                <w:rtl/>
              </w:rPr>
              <w:t>/</w:t>
            </w:r>
            <w:r w:rsidRPr="00783EB0">
              <w:rPr>
                <w:rFonts w:asciiTheme="minorHAnsi" w:hAnsiTheme="minorHAnsi" w:cstheme="minorBidi"/>
                <w:highlight w:val="cyan"/>
              </w:rPr>
              <w:t>acc/id/{username}</w:t>
            </w:r>
          </w:p>
        </w:tc>
        <w:tc>
          <w:tcPr>
            <w:tcW w:w="0" w:type="auto"/>
          </w:tcPr>
          <w:p w14:paraId="0A825EC4" w14:textId="00C11AEB" w:rsidR="00783EB0" w:rsidRPr="00783EB0" w:rsidRDefault="00783EB0" w:rsidP="00751DE5">
            <w:pPr>
              <w:rPr>
                <w:highlight w:val="cyan"/>
                <w:rtl/>
              </w:rPr>
            </w:pPr>
            <w:r w:rsidRPr="00783EB0">
              <w:rPr>
                <w:rFonts w:hint="cs"/>
                <w:highlight w:val="cyan"/>
                <w:rtl/>
              </w:rPr>
              <w:t>סטטוס ממשק 400</w:t>
            </w:r>
          </w:p>
        </w:tc>
        <w:tc>
          <w:tcPr>
            <w:tcW w:w="0" w:type="auto"/>
          </w:tcPr>
          <w:p w14:paraId="467A4B43" w14:textId="1589C040" w:rsidR="00783EB0" w:rsidRPr="00783EB0" w:rsidRDefault="00783EB0" w:rsidP="00783EB0">
            <w:pPr>
              <w:pStyle w:val="Route"/>
              <w:bidi/>
              <w:rPr>
                <w:rFonts w:asciiTheme="minorHAnsi" w:hAnsiTheme="minorHAnsi"/>
                <w:color w:val="auto"/>
                <w:sz w:val="20"/>
                <w:szCs w:val="20"/>
                <w:highlight w:val="cyan"/>
                <w:rtl/>
                <w:lang w:eastAsia="en-US"/>
              </w:rPr>
            </w:pPr>
            <w:r w:rsidRPr="00783EB0">
              <w:rPr>
                <w:rFonts w:asciiTheme="minorHAnsi" w:hAnsiTheme="minorHAnsi" w:hint="cs"/>
                <w:color w:val="auto"/>
                <w:sz w:val="20"/>
                <w:szCs w:val="20"/>
                <w:highlight w:val="cyan"/>
                <w:rtl/>
                <w:lang w:eastAsia="en-US"/>
              </w:rPr>
              <w:t xml:space="preserve">ממתין לפיתוח </w:t>
            </w:r>
            <w:r w:rsidRPr="00783EB0">
              <w:rPr>
                <w:rFonts w:asciiTheme="minorHAnsi" w:hAnsiTheme="minorHAnsi" w:hint="cs"/>
                <w:color w:val="auto"/>
                <w:sz w:val="20"/>
                <w:szCs w:val="20"/>
                <w:highlight w:val="cyan"/>
                <w:lang w:eastAsia="en-US"/>
              </w:rPr>
              <w:t>CR</w:t>
            </w:r>
            <w:r w:rsidRPr="00783EB0">
              <w:rPr>
                <w:rFonts w:asciiTheme="minorHAnsi" w:hAnsiTheme="minorHAnsi"/>
                <w:color w:val="auto"/>
                <w:sz w:val="20"/>
                <w:szCs w:val="20"/>
                <w:highlight w:val="cyan"/>
                <w:lang w:eastAsia="en-US"/>
              </w:rPr>
              <w:t xml:space="preserve"> </w:t>
            </w:r>
            <w:r w:rsidRPr="00783EB0">
              <w:rPr>
                <w:rFonts w:asciiTheme="minorHAnsi" w:hAnsiTheme="minorHAnsi" w:hint="cs"/>
                <w:color w:val="auto"/>
                <w:sz w:val="20"/>
                <w:szCs w:val="20"/>
                <w:highlight w:val="cyan"/>
                <w:rtl/>
                <w:lang w:eastAsia="en-US"/>
              </w:rPr>
              <w:t xml:space="preserve"> ל</w:t>
            </w:r>
            <w:r w:rsidRPr="00783EB0">
              <w:rPr>
                <w:rFonts w:asciiTheme="minorHAnsi" w:hAnsiTheme="minorHAnsi" w:hint="cs"/>
                <w:color w:val="auto"/>
                <w:sz w:val="20"/>
                <w:szCs w:val="20"/>
                <w:highlight w:val="cyan"/>
                <w:lang w:eastAsia="en-US"/>
              </w:rPr>
              <w:t>ABP</w:t>
            </w:r>
          </w:p>
        </w:tc>
        <w:tc>
          <w:tcPr>
            <w:tcW w:w="0" w:type="auto"/>
          </w:tcPr>
          <w:p w14:paraId="5CA62B2F" w14:textId="77777777" w:rsidR="00783EB0" w:rsidRPr="00783EB0" w:rsidRDefault="00783EB0" w:rsidP="00751DE5">
            <w:pPr>
              <w:rPr>
                <w:rFonts w:asciiTheme="minorHAnsi" w:hAnsiTheme="minorHAnsi" w:cstheme="minorBidi"/>
                <w:highlight w:val="cyan"/>
                <w:rtl/>
              </w:rPr>
            </w:pPr>
          </w:p>
        </w:tc>
        <w:tc>
          <w:tcPr>
            <w:tcW w:w="0" w:type="auto"/>
          </w:tcPr>
          <w:p w14:paraId="6DD3A388" w14:textId="2773A387" w:rsidR="00783EB0" w:rsidRPr="00783EB0" w:rsidRDefault="00783EB0" w:rsidP="00751DE5">
            <w:pPr>
              <w:jc w:val="center"/>
              <w:rPr>
                <w:rFonts w:asciiTheme="minorHAnsi" w:hAnsiTheme="minorHAnsi" w:cstheme="minorBidi"/>
                <w:highlight w:val="cyan"/>
                <w:rtl/>
              </w:rPr>
            </w:pPr>
            <w:r w:rsidRPr="00783EB0">
              <w:rPr>
                <w:rFonts w:asciiTheme="minorHAnsi" w:hAnsiTheme="minorHAnsi" w:cstheme="minorBidi" w:hint="cs"/>
                <w:highlight w:val="cyan"/>
                <w:rtl/>
              </w:rPr>
              <w:t>400</w:t>
            </w:r>
          </w:p>
        </w:tc>
        <w:tc>
          <w:tcPr>
            <w:tcW w:w="0" w:type="auto"/>
          </w:tcPr>
          <w:p w14:paraId="6B35831A" w14:textId="26F42685" w:rsidR="00783EB0" w:rsidRPr="00783EB0" w:rsidRDefault="00783EB0" w:rsidP="00751DE5">
            <w:pPr>
              <w:jc w:val="center"/>
              <w:rPr>
                <w:rFonts w:asciiTheme="minorHAnsi" w:hAnsiTheme="minorHAnsi" w:cstheme="minorBidi"/>
                <w:highlight w:val="cyan"/>
                <w:rtl/>
              </w:rPr>
            </w:pPr>
            <w:r w:rsidRPr="00783EB0">
              <w:rPr>
                <w:rFonts w:asciiTheme="minorHAnsi" w:hAnsiTheme="minorHAnsi" w:cstheme="minorBidi" w:hint="cs"/>
                <w:highlight w:val="cyan"/>
                <w:rtl/>
              </w:rPr>
              <w:t>1002027</w:t>
            </w:r>
          </w:p>
        </w:tc>
        <w:tc>
          <w:tcPr>
            <w:tcW w:w="0" w:type="auto"/>
          </w:tcPr>
          <w:p w14:paraId="7EF36F75" w14:textId="6CE7A4F8" w:rsidR="00783EB0" w:rsidRPr="00783EB0" w:rsidRDefault="00783EB0" w:rsidP="00751DE5">
            <w:pPr>
              <w:rPr>
                <w:rFonts w:asciiTheme="minorHAnsi" w:hAnsiTheme="minorHAnsi" w:cstheme="minorBidi"/>
                <w:highlight w:val="cyan"/>
                <w:rtl/>
              </w:rPr>
            </w:pPr>
            <w:r w:rsidRPr="00783EB0">
              <w:rPr>
                <w:rFonts w:asciiTheme="minorHAnsi" w:hAnsiTheme="minorHAnsi" w:cstheme="minorBidi" w:hint="cs"/>
                <w:highlight w:val="cyan"/>
                <w:rtl/>
              </w:rPr>
              <w:t>המשתמש לא ביצע אקטיבציה</w:t>
            </w:r>
          </w:p>
        </w:tc>
      </w:tr>
    </w:tbl>
    <w:p w14:paraId="0FC8BDC6" w14:textId="77777777" w:rsidR="005A2F10" w:rsidRDefault="005A2F10" w:rsidP="005A2F10">
      <w:pPr>
        <w:pStyle w:val="Heading3"/>
        <w:ind w:left="1134"/>
        <w:rPr>
          <w:rtl/>
        </w:rPr>
      </w:pPr>
      <w:bookmarkStart w:id="37" w:name="_Toc11768653"/>
      <w:r>
        <w:rPr>
          <w:rFonts w:hint="cs"/>
          <w:rtl/>
        </w:rPr>
        <w:t xml:space="preserve">שלבים בממשק </w:t>
      </w:r>
      <w:proofErr w:type="spellStart"/>
      <w:r>
        <w:t>AccountLogin</w:t>
      </w:r>
      <w:bookmarkEnd w:id="37"/>
      <w:proofErr w:type="spellEnd"/>
    </w:p>
    <w:tbl>
      <w:tblPr>
        <w:tblStyle w:val="TableGrid"/>
        <w:bidiVisual/>
        <w:tblW w:w="5000" w:type="pct"/>
        <w:tblLayout w:type="fixed"/>
        <w:tblLook w:val="04A0" w:firstRow="1" w:lastRow="0" w:firstColumn="1" w:lastColumn="0" w:noHBand="0" w:noVBand="1"/>
      </w:tblPr>
      <w:tblGrid>
        <w:gridCol w:w="684"/>
        <w:gridCol w:w="9772"/>
      </w:tblGrid>
      <w:tr w:rsidR="005A2F10" w:rsidRPr="00F44C85" w14:paraId="7E97FFED" w14:textId="77777777" w:rsidTr="00751DE5">
        <w:tc>
          <w:tcPr>
            <w:tcW w:w="327" w:type="pct"/>
            <w:shd w:val="clear" w:color="auto" w:fill="D9D9D9" w:themeFill="background1" w:themeFillShade="D9"/>
          </w:tcPr>
          <w:p w14:paraId="23251944" w14:textId="77777777" w:rsidR="005A2F10" w:rsidRPr="00F44C85" w:rsidRDefault="005A2F10" w:rsidP="00751DE5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שלב</w:t>
            </w:r>
          </w:p>
        </w:tc>
        <w:tc>
          <w:tcPr>
            <w:tcW w:w="4673" w:type="pct"/>
            <w:shd w:val="clear" w:color="auto" w:fill="D9D9D9" w:themeFill="background1" w:themeFillShade="D9"/>
          </w:tcPr>
          <w:p w14:paraId="6147125A" w14:textId="77777777" w:rsidR="005A2F10" w:rsidRPr="00F44C85" w:rsidRDefault="005A2F10" w:rsidP="00751DE5">
            <w:pPr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פירוט</w:t>
            </w:r>
          </w:p>
        </w:tc>
      </w:tr>
      <w:tr w:rsidR="005A2F10" w14:paraId="5964CB1B" w14:textId="77777777" w:rsidTr="00751DE5">
        <w:tc>
          <w:tcPr>
            <w:tcW w:w="327" w:type="pct"/>
          </w:tcPr>
          <w:p w14:paraId="28422341" w14:textId="77777777" w:rsidR="005A2F10" w:rsidRDefault="005A2F10" w:rsidP="00751DE5">
            <w:r>
              <w:rPr>
                <w:rFonts w:hint="cs"/>
                <w:rtl/>
              </w:rPr>
              <w:t>1</w:t>
            </w:r>
          </w:p>
        </w:tc>
        <w:tc>
          <w:tcPr>
            <w:tcW w:w="4673" w:type="pct"/>
          </w:tcPr>
          <w:p w14:paraId="0C4F4DB5" w14:textId="77777777" w:rsidR="005A2F10" w:rsidRDefault="005A2F10" w:rsidP="00751DE5">
            <w:pPr>
              <w:rPr>
                <w:rtl/>
              </w:rPr>
            </w:pPr>
            <w:r>
              <w:rPr>
                <w:rFonts w:hint="cs"/>
                <w:rtl/>
              </w:rPr>
              <w:t>בצע בדיקת תקינות נתוני בקשה</w:t>
            </w:r>
          </w:p>
        </w:tc>
      </w:tr>
      <w:tr w:rsidR="005A2F10" w14:paraId="1DCAF9BA" w14:textId="77777777" w:rsidTr="00751DE5">
        <w:tc>
          <w:tcPr>
            <w:tcW w:w="327" w:type="pct"/>
          </w:tcPr>
          <w:p w14:paraId="0AD0A70D" w14:textId="77777777" w:rsidR="005A2F10" w:rsidRDefault="005A2F10" w:rsidP="00751DE5">
            <w:r>
              <w:rPr>
                <w:rFonts w:hint="cs"/>
                <w:rtl/>
              </w:rPr>
              <w:t>2</w:t>
            </w:r>
          </w:p>
        </w:tc>
        <w:tc>
          <w:tcPr>
            <w:tcW w:w="4673" w:type="pct"/>
          </w:tcPr>
          <w:p w14:paraId="01A541D8" w14:textId="77777777" w:rsidR="005A2F10" w:rsidRDefault="005A2F10" w:rsidP="00751DE5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הפעל ממשק </w:t>
            </w:r>
            <w:r>
              <w:t>ABP/POST/acc/id/{username}</w:t>
            </w:r>
            <w:r>
              <w:rPr>
                <w:rFonts w:hint="cs"/>
                <w:rtl/>
              </w:rPr>
              <w:t xml:space="preserve"> עם פרמטרים הבאים:</w:t>
            </w:r>
          </w:p>
          <w:p w14:paraId="3BDB9DB6" w14:textId="77777777" w:rsidR="005A2F10" w:rsidRDefault="005A2F10" w:rsidP="00751DE5">
            <w:pPr>
              <w:rPr>
                <w:rtl/>
              </w:rPr>
            </w:pPr>
          </w:p>
          <w:tbl>
            <w:tblPr>
              <w:tblStyle w:val="TableGrid"/>
              <w:bidiVisual/>
              <w:tblW w:w="5000" w:type="pct"/>
              <w:tblLayout w:type="fixed"/>
              <w:tblLook w:val="04A0" w:firstRow="1" w:lastRow="0" w:firstColumn="1" w:lastColumn="0" w:noHBand="0" w:noVBand="1"/>
            </w:tblPr>
            <w:tblGrid>
              <w:gridCol w:w="4334"/>
              <w:gridCol w:w="5212"/>
            </w:tblGrid>
            <w:tr w:rsidR="005A2F10" w:rsidRPr="00F44C85" w14:paraId="36C273E8" w14:textId="77777777" w:rsidTr="00751DE5">
              <w:tc>
                <w:tcPr>
                  <w:tcW w:w="2270" w:type="pct"/>
                  <w:shd w:val="clear" w:color="auto" w:fill="D9D9D9" w:themeFill="background1" w:themeFillShade="D9"/>
                </w:tcPr>
                <w:p w14:paraId="733E2954" w14:textId="77777777" w:rsidR="005A2F10" w:rsidRPr="00F44C85" w:rsidRDefault="005A2F10" w:rsidP="00751DE5">
                  <w:pPr>
                    <w:rPr>
                      <w:b/>
                      <w:bCs/>
                      <w:rtl/>
                    </w:rPr>
                  </w:pPr>
                  <w:r>
                    <w:rPr>
                      <w:rFonts w:hint="cs"/>
                      <w:b/>
                      <w:bCs/>
                      <w:rtl/>
                    </w:rPr>
                    <w:t xml:space="preserve">פרמטר </w:t>
                  </w:r>
                </w:p>
              </w:tc>
              <w:tc>
                <w:tcPr>
                  <w:tcW w:w="2730" w:type="pct"/>
                  <w:shd w:val="clear" w:color="auto" w:fill="D9D9D9" w:themeFill="background1" w:themeFillShade="D9"/>
                </w:tcPr>
                <w:p w14:paraId="32C47B7F" w14:textId="77777777" w:rsidR="005A2F10" w:rsidRPr="00F44C85" w:rsidRDefault="005A2F10" w:rsidP="00751DE5">
                  <w:pPr>
                    <w:rPr>
                      <w:b/>
                      <w:bCs/>
                      <w:rtl/>
                    </w:rPr>
                  </w:pPr>
                  <w:r>
                    <w:rPr>
                      <w:rFonts w:hint="cs"/>
                      <w:b/>
                      <w:bCs/>
                      <w:rtl/>
                    </w:rPr>
                    <w:t>ערך</w:t>
                  </w:r>
                </w:p>
              </w:tc>
            </w:tr>
            <w:tr w:rsidR="005A2F10" w14:paraId="1FA1D1D0" w14:textId="77777777" w:rsidTr="00751DE5">
              <w:tc>
                <w:tcPr>
                  <w:tcW w:w="2270" w:type="pct"/>
                </w:tcPr>
                <w:p w14:paraId="5CE54AAB" w14:textId="77777777" w:rsidR="005A2F10" w:rsidRDefault="005A2F10" w:rsidP="00751DE5">
                  <w:pPr>
                    <w:rPr>
                      <w:rtl/>
                    </w:rPr>
                  </w:pPr>
                  <w:r>
                    <w:t>{username}</w:t>
                  </w:r>
                  <w:r>
                    <w:rPr>
                      <w:rFonts w:hint="cs"/>
                      <w:rtl/>
                    </w:rPr>
                    <w:t xml:space="preserve"> בתוך </w:t>
                  </w:r>
                  <w:r>
                    <w:t>route</w:t>
                  </w:r>
                  <w:r>
                    <w:rPr>
                      <w:rFonts w:hint="cs"/>
                      <w:rtl/>
                    </w:rPr>
                    <w:t xml:space="preserve"> של הפונקציה</w:t>
                  </w:r>
                </w:p>
              </w:tc>
              <w:tc>
                <w:tcPr>
                  <w:tcW w:w="2730" w:type="pct"/>
                </w:tcPr>
                <w:p w14:paraId="636E7595" w14:textId="77777777" w:rsidR="005A2F10" w:rsidRDefault="005A2F10" w:rsidP="00751DE5">
                  <w:proofErr w:type="spellStart"/>
                  <w:r>
                    <w:t>AccountLogin.username</w:t>
                  </w:r>
                  <w:proofErr w:type="spellEnd"/>
                </w:p>
              </w:tc>
            </w:tr>
            <w:tr w:rsidR="005A2F10" w14:paraId="190D14BC" w14:textId="77777777" w:rsidTr="00751DE5">
              <w:tc>
                <w:tcPr>
                  <w:tcW w:w="2270" w:type="pct"/>
                </w:tcPr>
                <w:p w14:paraId="1DFAD5A2" w14:textId="77777777" w:rsidR="005A2F10" w:rsidRDefault="005A2F10" w:rsidP="00751DE5">
                  <w:r>
                    <w:t>Password</w:t>
                  </w:r>
                </w:p>
              </w:tc>
              <w:tc>
                <w:tcPr>
                  <w:tcW w:w="2730" w:type="pct"/>
                </w:tcPr>
                <w:p w14:paraId="3AE25CC0" w14:textId="77777777" w:rsidR="005A2F10" w:rsidRDefault="005A2F10" w:rsidP="00751DE5">
                  <w:proofErr w:type="spellStart"/>
                  <w:r>
                    <w:t>AccountLogin.password</w:t>
                  </w:r>
                  <w:proofErr w:type="spellEnd"/>
                </w:p>
              </w:tc>
            </w:tr>
            <w:tr w:rsidR="005A2F10" w14:paraId="384FA64A" w14:textId="77777777" w:rsidTr="00751DE5">
              <w:tc>
                <w:tcPr>
                  <w:tcW w:w="2270" w:type="pct"/>
                </w:tcPr>
                <w:p w14:paraId="25E121C0" w14:textId="77777777" w:rsidR="005A2F10" w:rsidRDefault="005A2F10" w:rsidP="00751DE5">
                  <w:r>
                    <w:t>Pin</w:t>
                  </w:r>
                </w:p>
              </w:tc>
              <w:tc>
                <w:tcPr>
                  <w:tcW w:w="2730" w:type="pct"/>
                </w:tcPr>
                <w:p w14:paraId="48D89818" w14:textId="77777777" w:rsidR="005A2F10" w:rsidRDefault="005A2F10" w:rsidP="00751DE5">
                  <w:r>
                    <w:rPr>
                      <w:rFonts w:hint="cs"/>
                      <w:rtl/>
                    </w:rPr>
                    <w:t>ללא ערך</w:t>
                  </w:r>
                </w:p>
              </w:tc>
            </w:tr>
            <w:tr w:rsidR="005A2F10" w14:paraId="38DA6CD6" w14:textId="77777777" w:rsidTr="00751DE5">
              <w:tc>
                <w:tcPr>
                  <w:tcW w:w="2270" w:type="pct"/>
                </w:tcPr>
                <w:p w14:paraId="62AB28FE" w14:textId="77777777" w:rsidR="005A2F10" w:rsidRDefault="005A2F10" w:rsidP="00751DE5">
                  <w:proofErr w:type="spellStart"/>
                  <w:r>
                    <w:t>originId</w:t>
                  </w:r>
                  <w:proofErr w:type="spellEnd"/>
                </w:p>
              </w:tc>
              <w:tc>
                <w:tcPr>
                  <w:tcW w:w="2730" w:type="pct"/>
                </w:tcPr>
                <w:p w14:paraId="5B507662" w14:textId="77777777" w:rsidR="005A2F10" w:rsidRDefault="005A2F10" w:rsidP="00751DE5">
                  <w:r w:rsidRPr="1DBD13E3">
                    <w:rPr>
                      <w:rtl/>
                      <w:lang w:val="he"/>
                    </w:rPr>
                    <w:t>תמיד 11 (קוד למובייל</w:t>
                  </w:r>
                  <w:r w:rsidRPr="1DBD13E3">
                    <w:rPr>
                      <w:rtl/>
                      <w:lang w:val="he" w:bidi="he"/>
                    </w:rPr>
                    <w:t>)</w:t>
                  </w:r>
                </w:p>
              </w:tc>
            </w:tr>
          </w:tbl>
          <w:p w14:paraId="2E8E226A" w14:textId="77777777" w:rsidR="005A2F10" w:rsidRDefault="005A2F10" w:rsidP="00751DE5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 </w:t>
            </w:r>
          </w:p>
        </w:tc>
      </w:tr>
      <w:tr w:rsidR="005A2F10" w14:paraId="401585E2" w14:textId="77777777" w:rsidTr="00751DE5">
        <w:tc>
          <w:tcPr>
            <w:tcW w:w="327" w:type="pct"/>
          </w:tcPr>
          <w:p w14:paraId="0EDB1769" w14:textId="77777777" w:rsidR="005A2F10" w:rsidRDefault="005A2F10" w:rsidP="00751DE5">
            <w:pPr>
              <w:rPr>
                <w:rtl/>
              </w:rPr>
            </w:pPr>
            <w:r>
              <w:rPr>
                <w:rFonts w:hint="cs"/>
                <w:rtl/>
              </w:rPr>
              <w:t>3</w:t>
            </w:r>
          </w:p>
        </w:tc>
        <w:tc>
          <w:tcPr>
            <w:tcW w:w="4673" w:type="pct"/>
          </w:tcPr>
          <w:p w14:paraId="061DCB86" w14:textId="77777777" w:rsidR="005A2F10" w:rsidRDefault="005A2F10" w:rsidP="00751DE5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בדוק שגיאות בתשובת ממשק </w:t>
            </w:r>
            <w:r>
              <w:t>ABP</w:t>
            </w:r>
            <w:r>
              <w:rPr>
                <w:rFonts w:hint="cs"/>
                <w:rtl/>
              </w:rPr>
              <w:t xml:space="preserve"> , במקרה של שגיאה, החזר הודעת שגיאה</w:t>
            </w:r>
          </w:p>
        </w:tc>
      </w:tr>
      <w:tr w:rsidR="005A2F10" w14:paraId="386FAE0D" w14:textId="77777777" w:rsidTr="00751DE5">
        <w:tc>
          <w:tcPr>
            <w:tcW w:w="327" w:type="pct"/>
          </w:tcPr>
          <w:p w14:paraId="14BDFD68" w14:textId="77777777" w:rsidR="005A2F10" w:rsidRDefault="005A2F10" w:rsidP="00751DE5">
            <w:pPr>
              <w:rPr>
                <w:rtl/>
              </w:rPr>
            </w:pPr>
            <w:r>
              <w:rPr>
                <w:rFonts w:hint="cs"/>
                <w:rtl/>
              </w:rPr>
              <w:t>4</w:t>
            </w:r>
          </w:p>
        </w:tc>
        <w:tc>
          <w:tcPr>
            <w:tcW w:w="4673" w:type="pct"/>
          </w:tcPr>
          <w:p w14:paraId="57AF2B23" w14:textId="77777777" w:rsidR="005A2F10" w:rsidRDefault="005A2F10" w:rsidP="00751DE5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הפעל ממשק </w:t>
            </w:r>
            <w:r w:rsidRPr="00D655F2">
              <w:rPr>
                <w:rtl/>
              </w:rPr>
              <w:t>/</w:t>
            </w:r>
            <w:r>
              <w:t>POST/</w:t>
            </w:r>
            <w:r w:rsidRPr="00D655F2">
              <w:t>acc/{</w:t>
            </w:r>
            <w:proofErr w:type="spellStart"/>
            <w:r w:rsidRPr="00D655F2">
              <w:t>accountId</w:t>
            </w:r>
            <w:proofErr w:type="spellEnd"/>
            <w:r w:rsidRPr="00D655F2">
              <w:t>}/financials/balance</w:t>
            </w:r>
            <w:r>
              <w:rPr>
                <w:rFonts w:hint="cs"/>
                <w:rtl/>
              </w:rPr>
              <w:t xml:space="preserve"> עם פרמטרים הבאים</w:t>
            </w:r>
          </w:p>
          <w:p w14:paraId="7616CBEE" w14:textId="77777777" w:rsidR="005A2F10" w:rsidRDefault="005A2F10" w:rsidP="00751DE5">
            <w:pPr>
              <w:rPr>
                <w:rtl/>
              </w:rPr>
            </w:pPr>
          </w:p>
          <w:tbl>
            <w:tblPr>
              <w:tblStyle w:val="TableGrid"/>
              <w:bidiVisual/>
              <w:tblW w:w="5000" w:type="pct"/>
              <w:tblLayout w:type="fixed"/>
              <w:tblLook w:val="04A0" w:firstRow="1" w:lastRow="0" w:firstColumn="1" w:lastColumn="0" w:noHBand="0" w:noVBand="1"/>
            </w:tblPr>
            <w:tblGrid>
              <w:gridCol w:w="4334"/>
              <w:gridCol w:w="5212"/>
            </w:tblGrid>
            <w:tr w:rsidR="005A2F10" w:rsidRPr="00F44C85" w14:paraId="572AB844" w14:textId="77777777" w:rsidTr="00751DE5">
              <w:tc>
                <w:tcPr>
                  <w:tcW w:w="2270" w:type="pct"/>
                  <w:shd w:val="clear" w:color="auto" w:fill="D9D9D9" w:themeFill="background1" w:themeFillShade="D9"/>
                </w:tcPr>
                <w:p w14:paraId="639A7114" w14:textId="77777777" w:rsidR="005A2F10" w:rsidRPr="00F44C85" w:rsidRDefault="005A2F10" w:rsidP="00751DE5">
                  <w:pPr>
                    <w:rPr>
                      <w:b/>
                      <w:bCs/>
                      <w:rtl/>
                    </w:rPr>
                  </w:pPr>
                  <w:r>
                    <w:rPr>
                      <w:rFonts w:hint="cs"/>
                      <w:b/>
                      <w:bCs/>
                      <w:rtl/>
                    </w:rPr>
                    <w:t xml:space="preserve">פרמטר </w:t>
                  </w:r>
                </w:p>
              </w:tc>
              <w:tc>
                <w:tcPr>
                  <w:tcW w:w="2730" w:type="pct"/>
                  <w:shd w:val="clear" w:color="auto" w:fill="D9D9D9" w:themeFill="background1" w:themeFillShade="D9"/>
                </w:tcPr>
                <w:p w14:paraId="36F103C7" w14:textId="77777777" w:rsidR="005A2F10" w:rsidRPr="00F44C85" w:rsidRDefault="005A2F10" w:rsidP="00751DE5">
                  <w:pPr>
                    <w:rPr>
                      <w:b/>
                      <w:bCs/>
                      <w:rtl/>
                    </w:rPr>
                  </w:pPr>
                  <w:r>
                    <w:rPr>
                      <w:rFonts w:hint="cs"/>
                      <w:b/>
                      <w:bCs/>
                      <w:rtl/>
                    </w:rPr>
                    <w:t>ערך</w:t>
                  </w:r>
                </w:p>
              </w:tc>
            </w:tr>
            <w:tr w:rsidR="005A2F10" w14:paraId="01422DDE" w14:textId="77777777" w:rsidTr="00751DE5">
              <w:tc>
                <w:tcPr>
                  <w:tcW w:w="2270" w:type="pct"/>
                </w:tcPr>
                <w:p w14:paraId="1CEBF3C7" w14:textId="77777777" w:rsidR="005A2F10" w:rsidRDefault="005A2F10" w:rsidP="00751DE5">
                  <w:pPr>
                    <w:rPr>
                      <w:rtl/>
                    </w:rPr>
                  </w:pPr>
                  <w:r>
                    <w:t>{</w:t>
                  </w:r>
                  <w:proofErr w:type="spellStart"/>
                  <w:r>
                    <w:t>accountId</w:t>
                  </w:r>
                  <w:proofErr w:type="spellEnd"/>
                  <w:r>
                    <w:t>}</w:t>
                  </w:r>
                </w:p>
              </w:tc>
              <w:tc>
                <w:tcPr>
                  <w:tcW w:w="2730" w:type="pct"/>
                </w:tcPr>
                <w:p w14:paraId="22F3E26D" w14:textId="77777777" w:rsidR="005A2F10" w:rsidRDefault="005A2F10" w:rsidP="00751DE5">
                  <w:pPr>
                    <w:bidi w:val="0"/>
                  </w:pPr>
                  <w:proofErr w:type="spellStart"/>
                  <w:r>
                    <w:rPr>
                      <w:rFonts w:hint="cs"/>
                    </w:rPr>
                    <w:t>ABP</w:t>
                  </w:r>
                  <w:r>
                    <w:t>.POST.acc.id.accountId</w:t>
                  </w:r>
                  <w:proofErr w:type="spellEnd"/>
                </w:p>
              </w:tc>
            </w:tr>
          </w:tbl>
          <w:p w14:paraId="62E64EF3" w14:textId="77777777" w:rsidR="005A2F10" w:rsidRDefault="005A2F10" w:rsidP="00751DE5">
            <w:r>
              <w:rPr>
                <w:rFonts w:hint="cs"/>
                <w:rtl/>
              </w:rPr>
              <w:t xml:space="preserve"> </w:t>
            </w:r>
          </w:p>
        </w:tc>
      </w:tr>
      <w:tr w:rsidR="005A2F10" w14:paraId="64DD4D64" w14:textId="77777777" w:rsidTr="00751DE5">
        <w:tc>
          <w:tcPr>
            <w:tcW w:w="327" w:type="pct"/>
          </w:tcPr>
          <w:p w14:paraId="2F74EBA3" w14:textId="77777777" w:rsidR="005A2F10" w:rsidRDefault="005A2F10" w:rsidP="00751DE5">
            <w:pPr>
              <w:rPr>
                <w:rtl/>
              </w:rPr>
            </w:pPr>
            <w:r>
              <w:rPr>
                <w:rFonts w:hint="cs"/>
                <w:rtl/>
              </w:rPr>
              <w:t>5</w:t>
            </w:r>
          </w:p>
        </w:tc>
        <w:tc>
          <w:tcPr>
            <w:tcW w:w="4673" w:type="pct"/>
          </w:tcPr>
          <w:p w14:paraId="3380878F" w14:textId="77777777" w:rsidR="005A2F10" w:rsidRPr="0020453C" w:rsidRDefault="005A2F10" w:rsidP="00751DE5">
            <w:r>
              <w:rPr>
                <w:rFonts w:hint="cs"/>
                <w:rtl/>
              </w:rPr>
              <w:t xml:space="preserve">בדוק שגיאות בתשובת ממשק </w:t>
            </w:r>
            <w:r>
              <w:t>ABP</w:t>
            </w:r>
            <w:r>
              <w:rPr>
                <w:rFonts w:hint="cs"/>
                <w:rtl/>
              </w:rPr>
              <w:t xml:space="preserve"> , במקרה של שגיאה, החזר הודעת שגיאה</w:t>
            </w:r>
          </w:p>
        </w:tc>
      </w:tr>
      <w:tr w:rsidR="005A2F10" w14:paraId="50F3EE56" w14:textId="77777777" w:rsidTr="00751DE5">
        <w:tc>
          <w:tcPr>
            <w:tcW w:w="327" w:type="pct"/>
          </w:tcPr>
          <w:p w14:paraId="18EEEA5E" w14:textId="77777777" w:rsidR="005A2F10" w:rsidRDefault="005A2F10" w:rsidP="00751DE5">
            <w:pPr>
              <w:rPr>
                <w:rtl/>
              </w:rPr>
            </w:pPr>
            <w:r>
              <w:rPr>
                <w:rFonts w:hint="cs"/>
                <w:rtl/>
              </w:rPr>
              <w:t>6</w:t>
            </w:r>
          </w:p>
        </w:tc>
        <w:tc>
          <w:tcPr>
            <w:tcW w:w="4673" w:type="pct"/>
          </w:tcPr>
          <w:p w14:paraId="20A1E75A" w14:textId="77777777" w:rsidR="005A2F10" w:rsidRDefault="005A2F10" w:rsidP="00751DE5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אכלס תשובת ממשק </w:t>
            </w:r>
            <w:proofErr w:type="spellStart"/>
            <w:r>
              <w:t>AccountLogin</w:t>
            </w:r>
            <w:proofErr w:type="spellEnd"/>
            <w:r>
              <w:rPr>
                <w:rFonts w:hint="cs"/>
                <w:rtl/>
              </w:rPr>
              <w:t xml:space="preserve"> עם פרמטרים הבאים:</w:t>
            </w:r>
          </w:p>
          <w:p w14:paraId="7E351AF1" w14:textId="77777777" w:rsidR="005A2F10" w:rsidRDefault="005A2F10" w:rsidP="00751DE5">
            <w:pPr>
              <w:rPr>
                <w:rtl/>
              </w:rPr>
            </w:pPr>
          </w:p>
          <w:tbl>
            <w:tblPr>
              <w:tblStyle w:val="TableGrid"/>
              <w:bidiVisual/>
              <w:tblW w:w="5000" w:type="pct"/>
              <w:tblLayout w:type="fixed"/>
              <w:tblLook w:val="04A0" w:firstRow="1" w:lastRow="0" w:firstColumn="1" w:lastColumn="0" w:noHBand="0" w:noVBand="1"/>
            </w:tblPr>
            <w:tblGrid>
              <w:gridCol w:w="2990"/>
              <w:gridCol w:w="6556"/>
            </w:tblGrid>
            <w:tr w:rsidR="005A2F10" w:rsidRPr="00F44C85" w14:paraId="35D312B9" w14:textId="77777777" w:rsidTr="00751DE5">
              <w:tc>
                <w:tcPr>
                  <w:tcW w:w="1566" w:type="pct"/>
                  <w:shd w:val="clear" w:color="auto" w:fill="D9D9D9" w:themeFill="background1" w:themeFillShade="D9"/>
                </w:tcPr>
                <w:p w14:paraId="5657990B" w14:textId="77777777" w:rsidR="005A2F10" w:rsidRPr="00F44C85" w:rsidRDefault="005A2F10" w:rsidP="00751DE5">
                  <w:pPr>
                    <w:rPr>
                      <w:b/>
                      <w:bCs/>
                      <w:rtl/>
                    </w:rPr>
                  </w:pPr>
                  <w:r>
                    <w:rPr>
                      <w:rFonts w:hint="cs"/>
                      <w:b/>
                      <w:bCs/>
                      <w:rtl/>
                    </w:rPr>
                    <w:t xml:space="preserve">פרמטר </w:t>
                  </w:r>
                </w:p>
              </w:tc>
              <w:tc>
                <w:tcPr>
                  <w:tcW w:w="3434" w:type="pct"/>
                  <w:shd w:val="clear" w:color="auto" w:fill="D9D9D9" w:themeFill="background1" w:themeFillShade="D9"/>
                </w:tcPr>
                <w:p w14:paraId="799720D2" w14:textId="77777777" w:rsidR="005A2F10" w:rsidRPr="00F44C85" w:rsidRDefault="005A2F10" w:rsidP="00751DE5">
                  <w:pPr>
                    <w:rPr>
                      <w:b/>
                      <w:bCs/>
                      <w:rtl/>
                    </w:rPr>
                  </w:pPr>
                  <w:r>
                    <w:rPr>
                      <w:rFonts w:hint="cs"/>
                      <w:b/>
                      <w:bCs/>
                      <w:rtl/>
                    </w:rPr>
                    <w:t>ערך</w:t>
                  </w:r>
                </w:p>
              </w:tc>
            </w:tr>
            <w:tr w:rsidR="005A2F10" w14:paraId="44E1DA61" w14:textId="77777777" w:rsidTr="00751DE5">
              <w:tc>
                <w:tcPr>
                  <w:tcW w:w="1566" w:type="pct"/>
                </w:tcPr>
                <w:p w14:paraId="7D82158D" w14:textId="77777777" w:rsidR="005A2F10" w:rsidRDefault="005A2F10" w:rsidP="00751DE5">
                  <w:pPr>
                    <w:pStyle w:val="a0"/>
                    <w:bidi/>
                    <w:rPr>
                      <w:rtl/>
                    </w:rPr>
                  </w:pPr>
                  <w:proofErr w:type="spellStart"/>
                  <w:r>
                    <w:t>accountId</w:t>
                  </w:r>
                  <w:proofErr w:type="spellEnd"/>
                </w:p>
              </w:tc>
              <w:tc>
                <w:tcPr>
                  <w:tcW w:w="3434" w:type="pct"/>
                </w:tcPr>
                <w:p w14:paraId="0281B3F8" w14:textId="77777777" w:rsidR="005A2F10" w:rsidRPr="00AD6E99" w:rsidRDefault="005A2F10" w:rsidP="00751DE5">
                  <w:pPr>
                    <w:pStyle w:val="a0"/>
                    <w:rPr>
                      <w:rtl/>
                    </w:rPr>
                  </w:pPr>
                  <w:r>
                    <w:t>ABP/POST/acc/id/{username}/.id</w:t>
                  </w:r>
                </w:p>
              </w:tc>
            </w:tr>
            <w:tr w:rsidR="005A2F10" w14:paraId="28669F2D" w14:textId="77777777" w:rsidTr="00751DE5">
              <w:tc>
                <w:tcPr>
                  <w:tcW w:w="1566" w:type="pct"/>
                </w:tcPr>
                <w:p w14:paraId="2783984E" w14:textId="77777777" w:rsidR="005A2F10" w:rsidRDefault="005A2F10" w:rsidP="00751DE5">
                  <w:pPr>
                    <w:pStyle w:val="a0"/>
                    <w:bidi/>
                  </w:pPr>
                  <w:proofErr w:type="spellStart"/>
                  <w:r>
                    <w:t>lastLogin</w:t>
                  </w:r>
                  <w:proofErr w:type="spellEnd"/>
                </w:p>
              </w:tc>
              <w:tc>
                <w:tcPr>
                  <w:tcW w:w="3434" w:type="pct"/>
                </w:tcPr>
                <w:p w14:paraId="7E76A360" w14:textId="77777777" w:rsidR="005A2F10" w:rsidRDefault="005A2F10" w:rsidP="00751DE5">
                  <w:pPr>
                    <w:pStyle w:val="a0"/>
                    <w:bidi/>
                    <w:jc w:val="right"/>
                  </w:pPr>
                  <w:r>
                    <w:t>ABP/POST/acc/id/{username}</w:t>
                  </w:r>
                  <w:proofErr w:type="gramStart"/>
                  <w:r>
                    <w:t>/.</w:t>
                  </w:r>
                  <w:proofErr w:type="spellStart"/>
                  <w:r>
                    <w:t>lastLogin</w:t>
                  </w:r>
                  <w:proofErr w:type="spellEnd"/>
                  <w:proofErr w:type="gramEnd"/>
                </w:p>
              </w:tc>
            </w:tr>
            <w:tr w:rsidR="005A2F10" w14:paraId="059595AC" w14:textId="77777777" w:rsidTr="00751DE5">
              <w:tc>
                <w:tcPr>
                  <w:tcW w:w="1566" w:type="pct"/>
                </w:tcPr>
                <w:p w14:paraId="03F53A39" w14:textId="77777777" w:rsidR="005A2F10" w:rsidRDefault="005A2F10" w:rsidP="00751DE5">
                  <w:pPr>
                    <w:pStyle w:val="a0"/>
                    <w:bidi/>
                  </w:pPr>
                  <w:proofErr w:type="spellStart"/>
                  <w:r>
                    <w:t>firstName</w:t>
                  </w:r>
                  <w:proofErr w:type="spellEnd"/>
                </w:p>
              </w:tc>
              <w:tc>
                <w:tcPr>
                  <w:tcW w:w="3434" w:type="pct"/>
                </w:tcPr>
                <w:p w14:paraId="71C74B03" w14:textId="77777777" w:rsidR="005A2F10" w:rsidRDefault="005A2F10" w:rsidP="00751DE5">
                  <w:pPr>
                    <w:pStyle w:val="a0"/>
                    <w:bidi/>
                    <w:jc w:val="right"/>
                  </w:pPr>
                  <w:r>
                    <w:t>ABP/POST/acc/id/{username}</w:t>
                  </w:r>
                  <w:proofErr w:type="gramStart"/>
                  <w:r>
                    <w:t>/.</w:t>
                  </w:r>
                  <w:proofErr w:type="spellStart"/>
                  <w:r>
                    <w:t>firstName</w:t>
                  </w:r>
                  <w:proofErr w:type="spellEnd"/>
                  <w:proofErr w:type="gramEnd"/>
                </w:p>
              </w:tc>
            </w:tr>
            <w:tr w:rsidR="005A2F10" w14:paraId="5F9C0B7F" w14:textId="77777777" w:rsidTr="00751DE5">
              <w:tc>
                <w:tcPr>
                  <w:tcW w:w="1566" w:type="pct"/>
                </w:tcPr>
                <w:p w14:paraId="569BAA65" w14:textId="77777777" w:rsidR="005A2F10" w:rsidRDefault="005A2F10" w:rsidP="00751DE5">
                  <w:pPr>
                    <w:pStyle w:val="a0"/>
                    <w:bidi/>
                  </w:pPr>
                  <w:proofErr w:type="spellStart"/>
                  <w:r>
                    <w:t>lastName</w:t>
                  </w:r>
                  <w:proofErr w:type="spellEnd"/>
                </w:p>
              </w:tc>
              <w:tc>
                <w:tcPr>
                  <w:tcW w:w="3434" w:type="pct"/>
                </w:tcPr>
                <w:p w14:paraId="2CE4C666" w14:textId="77777777" w:rsidR="005A2F10" w:rsidRDefault="005A2F10" w:rsidP="00751DE5">
                  <w:pPr>
                    <w:pStyle w:val="a0"/>
                    <w:bidi/>
                    <w:jc w:val="right"/>
                  </w:pPr>
                  <w:r>
                    <w:t>ABP/POST/acc/id/{username}</w:t>
                  </w:r>
                  <w:proofErr w:type="gramStart"/>
                  <w:r>
                    <w:t>/.</w:t>
                  </w:r>
                  <w:proofErr w:type="spellStart"/>
                  <w:r>
                    <w:t>lastName</w:t>
                  </w:r>
                  <w:proofErr w:type="spellEnd"/>
                  <w:proofErr w:type="gramEnd"/>
                </w:p>
              </w:tc>
            </w:tr>
            <w:tr w:rsidR="005A2F10" w14:paraId="5CB4E979" w14:textId="77777777" w:rsidTr="00751DE5">
              <w:tc>
                <w:tcPr>
                  <w:tcW w:w="1566" w:type="pct"/>
                </w:tcPr>
                <w:p w14:paraId="0071FC2E" w14:textId="77777777" w:rsidR="005A2F10" w:rsidRDefault="005A2F10" w:rsidP="00751DE5">
                  <w:pPr>
                    <w:pStyle w:val="a0"/>
                    <w:bidi/>
                    <w:rPr>
                      <w:rtl/>
                    </w:rPr>
                  </w:pPr>
                  <w:r>
                    <w:t>Balance</w:t>
                  </w:r>
                </w:p>
              </w:tc>
              <w:tc>
                <w:tcPr>
                  <w:tcW w:w="3434" w:type="pct"/>
                </w:tcPr>
                <w:p w14:paraId="2FE4198C" w14:textId="77777777" w:rsidR="005A2F10" w:rsidRDefault="005A2F10" w:rsidP="00751DE5">
                  <w:pPr>
                    <w:pStyle w:val="a0"/>
                    <w:bidi/>
                    <w:jc w:val="right"/>
                  </w:pPr>
                  <w:r>
                    <w:t>POST/</w:t>
                  </w:r>
                  <w:r w:rsidRPr="00D655F2">
                    <w:t>acc/{</w:t>
                  </w:r>
                  <w:proofErr w:type="spellStart"/>
                  <w:r w:rsidRPr="00D655F2">
                    <w:t>accountId</w:t>
                  </w:r>
                  <w:proofErr w:type="spellEnd"/>
                  <w:r w:rsidRPr="00D655F2">
                    <w:t>}/financials/balance</w:t>
                  </w:r>
                  <w:proofErr w:type="gramStart"/>
                  <w:r>
                    <w:t>/.balance</w:t>
                  </w:r>
                  <w:proofErr w:type="gramEnd"/>
                </w:p>
              </w:tc>
            </w:tr>
            <w:tr w:rsidR="005A2F10" w14:paraId="1427A1A5" w14:textId="77777777" w:rsidTr="00751DE5">
              <w:tc>
                <w:tcPr>
                  <w:tcW w:w="1566" w:type="pct"/>
                </w:tcPr>
                <w:p w14:paraId="236DB597" w14:textId="77777777" w:rsidR="005A2F10" w:rsidRDefault="005A2F10" w:rsidP="00751DE5">
                  <w:pPr>
                    <w:pStyle w:val="a0"/>
                    <w:bidi/>
                  </w:pPr>
                  <w:r w:rsidRPr="00452341">
                    <w:t>Promo</w:t>
                  </w:r>
                </w:p>
              </w:tc>
              <w:tc>
                <w:tcPr>
                  <w:tcW w:w="3434" w:type="pct"/>
                </w:tcPr>
                <w:p w14:paraId="42DC2FEE" w14:textId="77777777" w:rsidR="005A2F10" w:rsidRDefault="005A2F10" w:rsidP="00751DE5">
                  <w:pPr>
                    <w:pStyle w:val="a0"/>
                    <w:bidi/>
                    <w:jc w:val="right"/>
                  </w:pPr>
                  <w:r>
                    <w:t>POST/</w:t>
                  </w:r>
                  <w:r w:rsidRPr="00D655F2">
                    <w:t>acc/{</w:t>
                  </w:r>
                  <w:proofErr w:type="spellStart"/>
                  <w:r w:rsidRPr="00D655F2">
                    <w:t>accountId</w:t>
                  </w:r>
                  <w:proofErr w:type="spellEnd"/>
                  <w:r w:rsidRPr="00D655F2">
                    <w:t>}/financials/balance</w:t>
                  </w:r>
                  <w:proofErr w:type="gramStart"/>
                  <w:r>
                    <w:t>/.</w:t>
                  </w:r>
                  <w:proofErr w:type="spellStart"/>
                  <w:r>
                    <w:t>comBalances.promo</w:t>
                  </w:r>
                  <w:proofErr w:type="spellEnd"/>
                  <w:proofErr w:type="gramEnd"/>
                </w:p>
              </w:tc>
            </w:tr>
            <w:tr w:rsidR="005A2F10" w14:paraId="40C19416" w14:textId="77777777" w:rsidTr="00751DE5">
              <w:tc>
                <w:tcPr>
                  <w:tcW w:w="1566" w:type="pct"/>
                </w:tcPr>
                <w:p w14:paraId="4F70E4CC" w14:textId="77777777" w:rsidR="005A2F10" w:rsidRPr="00452341" w:rsidRDefault="005A2F10" w:rsidP="00751DE5">
                  <w:pPr>
                    <w:pStyle w:val="a0"/>
                    <w:bidi/>
                  </w:pPr>
                  <w:r w:rsidRPr="00452341">
                    <w:t>Deposit</w:t>
                  </w:r>
                </w:p>
              </w:tc>
              <w:tc>
                <w:tcPr>
                  <w:tcW w:w="3434" w:type="pct"/>
                </w:tcPr>
                <w:p w14:paraId="3906463E" w14:textId="77777777" w:rsidR="005A2F10" w:rsidRDefault="005A2F10" w:rsidP="00751DE5">
                  <w:pPr>
                    <w:pStyle w:val="a0"/>
                    <w:bidi/>
                    <w:jc w:val="right"/>
                  </w:pPr>
                  <w:r>
                    <w:t>POST/</w:t>
                  </w:r>
                  <w:r w:rsidRPr="00D655F2">
                    <w:t>acc/{</w:t>
                  </w:r>
                  <w:proofErr w:type="spellStart"/>
                  <w:r w:rsidRPr="00D655F2">
                    <w:t>accountId</w:t>
                  </w:r>
                  <w:proofErr w:type="spellEnd"/>
                  <w:r w:rsidRPr="00D655F2">
                    <w:t>}/financials/balance</w:t>
                  </w:r>
                  <w:proofErr w:type="gramStart"/>
                  <w:r>
                    <w:t>/.</w:t>
                  </w:r>
                  <w:proofErr w:type="spellStart"/>
                  <w:r>
                    <w:t>comBalances.deposit</w:t>
                  </w:r>
                  <w:proofErr w:type="spellEnd"/>
                  <w:proofErr w:type="gramEnd"/>
                </w:p>
              </w:tc>
            </w:tr>
            <w:tr w:rsidR="005A2F10" w14:paraId="1ECFF415" w14:textId="77777777" w:rsidTr="00751DE5">
              <w:tc>
                <w:tcPr>
                  <w:tcW w:w="1566" w:type="pct"/>
                </w:tcPr>
                <w:p w14:paraId="5D5AE87B" w14:textId="77777777" w:rsidR="005A2F10" w:rsidRPr="00452341" w:rsidRDefault="005A2F10" w:rsidP="00751DE5">
                  <w:pPr>
                    <w:pStyle w:val="a0"/>
                    <w:bidi/>
                  </w:pPr>
                  <w:r w:rsidRPr="00452341">
                    <w:t>Winnings</w:t>
                  </w:r>
                </w:p>
              </w:tc>
              <w:tc>
                <w:tcPr>
                  <w:tcW w:w="3434" w:type="pct"/>
                </w:tcPr>
                <w:p w14:paraId="0395A462" w14:textId="77777777" w:rsidR="005A2F10" w:rsidRDefault="005A2F10" w:rsidP="00751DE5">
                  <w:pPr>
                    <w:pStyle w:val="a0"/>
                    <w:bidi/>
                    <w:jc w:val="right"/>
                  </w:pPr>
                  <w:r>
                    <w:t>POST/</w:t>
                  </w:r>
                  <w:r w:rsidRPr="00D655F2">
                    <w:t>acc/{</w:t>
                  </w:r>
                  <w:proofErr w:type="spellStart"/>
                  <w:r w:rsidRPr="00D655F2">
                    <w:t>accountId</w:t>
                  </w:r>
                  <w:proofErr w:type="spellEnd"/>
                  <w:r w:rsidRPr="00D655F2">
                    <w:t>}/financials/balance</w:t>
                  </w:r>
                  <w:proofErr w:type="gramStart"/>
                  <w:r>
                    <w:t>/.</w:t>
                  </w:r>
                  <w:proofErr w:type="spellStart"/>
                  <w:r>
                    <w:t>comBalances.winnings</w:t>
                  </w:r>
                  <w:proofErr w:type="spellEnd"/>
                  <w:proofErr w:type="gramEnd"/>
                </w:p>
              </w:tc>
            </w:tr>
            <w:tr w:rsidR="005A2F10" w14:paraId="7AD426E0" w14:textId="77777777" w:rsidTr="00751DE5">
              <w:tc>
                <w:tcPr>
                  <w:tcW w:w="1566" w:type="pct"/>
                </w:tcPr>
                <w:p w14:paraId="2AD3911D" w14:textId="77777777" w:rsidR="005A2F10" w:rsidRDefault="005A2F10" w:rsidP="00751DE5">
                  <w:pPr>
                    <w:pStyle w:val="a0"/>
                    <w:bidi/>
                    <w:rPr>
                      <w:rtl/>
                    </w:rPr>
                  </w:pPr>
                  <w:proofErr w:type="spellStart"/>
                  <w:r>
                    <w:t>passwordExpiryDate</w:t>
                  </w:r>
                  <w:proofErr w:type="spellEnd"/>
                </w:p>
              </w:tc>
              <w:tc>
                <w:tcPr>
                  <w:tcW w:w="3434" w:type="pct"/>
                </w:tcPr>
                <w:p w14:paraId="1172C3F4" w14:textId="77777777" w:rsidR="005A2F10" w:rsidRDefault="005A2F10" w:rsidP="00751DE5">
                  <w:pPr>
                    <w:pStyle w:val="a0"/>
                    <w:bidi/>
                    <w:jc w:val="right"/>
                  </w:pPr>
                  <w:r>
                    <w:t>ABP/POST/acc/id/{username}</w:t>
                  </w:r>
                  <w:proofErr w:type="gramStart"/>
                  <w:r>
                    <w:t>/.</w:t>
                  </w:r>
                  <w:proofErr w:type="spellStart"/>
                  <w:r>
                    <w:t>passwordExpiryDate</w:t>
                  </w:r>
                  <w:proofErr w:type="spellEnd"/>
                  <w:proofErr w:type="gramEnd"/>
                </w:p>
              </w:tc>
            </w:tr>
          </w:tbl>
          <w:p w14:paraId="37E46B44" w14:textId="77777777" w:rsidR="005A2F10" w:rsidRDefault="005A2F10" w:rsidP="00751DE5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 </w:t>
            </w:r>
          </w:p>
        </w:tc>
      </w:tr>
      <w:tr w:rsidR="00212451" w14:paraId="5D1A63D5" w14:textId="77777777" w:rsidTr="00751DE5">
        <w:tc>
          <w:tcPr>
            <w:tcW w:w="327" w:type="pct"/>
          </w:tcPr>
          <w:p w14:paraId="347143A7" w14:textId="1F47329C" w:rsidR="00212451" w:rsidRDefault="00212451" w:rsidP="00751DE5">
            <w:pPr>
              <w:rPr>
                <w:rtl/>
              </w:rPr>
            </w:pPr>
            <w:r>
              <w:rPr>
                <w:rFonts w:hint="cs"/>
                <w:rtl/>
              </w:rPr>
              <w:t>7</w:t>
            </w:r>
          </w:p>
        </w:tc>
        <w:tc>
          <w:tcPr>
            <w:tcW w:w="4673" w:type="pct"/>
          </w:tcPr>
          <w:p w14:paraId="02969C18" w14:textId="53186F51" w:rsidR="003954EE" w:rsidRDefault="00D32C4E" w:rsidP="003954EE">
            <w:pPr>
              <w:rPr>
                <w:rFonts w:ascii="Helvetica" w:hAnsi="Helvetica" w:cs="Helvetica"/>
                <w:color w:val="505050"/>
                <w:sz w:val="18"/>
                <w:szCs w:val="18"/>
                <w:shd w:val="clear" w:color="auto" w:fill="FFFFFF"/>
                <w:rtl/>
              </w:rPr>
            </w:pPr>
            <w:r>
              <w:rPr>
                <w:rFonts w:hint="cs"/>
                <w:rtl/>
              </w:rPr>
              <w:t xml:space="preserve">שלוף </w:t>
            </w:r>
            <w:r w:rsidR="003954EE">
              <w:rPr>
                <w:rFonts w:hint="cs"/>
                <w:rtl/>
              </w:rPr>
              <w:t xml:space="preserve">את הממשק </w:t>
            </w:r>
            <w:r w:rsidR="003954EE">
              <w:rPr>
                <w:rFonts w:ascii="Helvetica" w:hAnsi="Helvetica" w:cs="Helvetica"/>
                <w:color w:val="505050"/>
                <w:sz w:val="18"/>
                <w:szCs w:val="18"/>
                <w:shd w:val="clear" w:color="auto" w:fill="FFFFFF"/>
              </w:rPr>
              <w:t>MNC/activity/</w:t>
            </w:r>
            <w:proofErr w:type="spellStart"/>
            <w:r w:rsidR="003954EE">
              <w:rPr>
                <w:rFonts w:ascii="Helvetica" w:hAnsi="Helvetica" w:cs="Helvetica"/>
                <w:color w:val="505050"/>
                <w:sz w:val="18"/>
                <w:szCs w:val="18"/>
                <w:shd w:val="clear" w:color="auto" w:fill="FFFFFF"/>
              </w:rPr>
              <w:t>login?accountId</w:t>
            </w:r>
            <w:proofErr w:type="spellEnd"/>
            <w:r w:rsidR="003954EE">
              <w:rPr>
                <w:rFonts w:ascii="Helvetica" w:hAnsi="Helvetica" w:cs="Helvetica"/>
                <w:color w:val="505050"/>
                <w:sz w:val="18"/>
                <w:szCs w:val="18"/>
                <w:shd w:val="clear" w:color="auto" w:fill="FFFFFF"/>
              </w:rPr>
              <w:t>={</w:t>
            </w:r>
            <w:proofErr w:type="spellStart"/>
            <w:r w:rsidR="003954EE">
              <w:rPr>
                <w:rFonts w:ascii="Helvetica" w:hAnsi="Helvetica" w:cs="Helvetica"/>
                <w:color w:val="505050"/>
                <w:sz w:val="18"/>
                <w:szCs w:val="18"/>
                <w:shd w:val="clear" w:color="auto" w:fill="FFFFFF"/>
              </w:rPr>
              <w:t>accountId</w:t>
            </w:r>
            <w:proofErr w:type="spellEnd"/>
            <w:r w:rsidR="003954EE">
              <w:rPr>
                <w:rFonts w:ascii="Helvetica" w:hAnsi="Helvetica" w:cs="Helvetica"/>
                <w:color w:val="505050"/>
                <w:sz w:val="18"/>
                <w:szCs w:val="18"/>
                <w:shd w:val="clear" w:color="auto" w:fill="FFFFFF"/>
              </w:rPr>
              <w:t>}</w:t>
            </w:r>
            <w:r w:rsidR="003954EE">
              <w:rPr>
                <w:rFonts w:hint="cs"/>
                <w:color w:val="505050"/>
                <w:sz w:val="18"/>
                <w:szCs w:val="18"/>
                <w:shd w:val="clear" w:color="auto" w:fill="FFFFFF"/>
                <w:rtl/>
              </w:rPr>
              <w:t xml:space="preserve">  </w:t>
            </w:r>
            <w:r w:rsidR="003954EE">
              <w:rPr>
                <w:rFonts w:ascii="Helvetica" w:hAnsi="Helvetica" w:cs="Helvetica"/>
                <w:color w:val="505050"/>
                <w:sz w:val="18"/>
                <w:szCs w:val="18"/>
                <w:shd w:val="clear" w:color="auto" w:fill="FFFFFF"/>
              </w:rPr>
              <w:t>GET</w:t>
            </w:r>
            <w:r w:rsidR="003954EE">
              <w:rPr>
                <w:rFonts w:ascii="Helvetica" w:hAnsi="Helvetica" w:cs="Helvetica" w:hint="cs"/>
                <w:color w:val="505050"/>
                <w:sz w:val="18"/>
                <w:szCs w:val="18"/>
                <w:shd w:val="clear" w:color="auto" w:fill="FFFFFF"/>
                <w:rtl/>
              </w:rPr>
              <w:t xml:space="preserve"> עם טוקן ו</w:t>
            </w:r>
            <w:proofErr w:type="spellStart"/>
            <w:r w:rsidR="003954EE">
              <w:rPr>
                <w:rFonts w:ascii="Helvetica" w:hAnsi="Helvetica" w:cs="Helvetica"/>
                <w:color w:val="505050"/>
                <w:sz w:val="18"/>
                <w:szCs w:val="18"/>
                <w:shd w:val="clear" w:color="auto" w:fill="FFFFFF"/>
              </w:rPr>
              <w:t>accountId</w:t>
            </w:r>
            <w:proofErr w:type="spellEnd"/>
          </w:p>
          <w:p w14:paraId="783D2752" w14:textId="5BDC0DF3" w:rsidR="00212451" w:rsidRDefault="00212451" w:rsidP="00751DE5">
            <w:pPr>
              <w:rPr>
                <w:rtl/>
              </w:rPr>
            </w:pPr>
          </w:p>
        </w:tc>
      </w:tr>
    </w:tbl>
    <w:p w14:paraId="69F16930" w14:textId="77777777" w:rsidR="007807A3" w:rsidRPr="007807A3" w:rsidRDefault="007807A3" w:rsidP="007807A3"/>
    <w:p w14:paraId="34A6B9FE" w14:textId="2608E94E" w:rsidR="005A2F10" w:rsidRDefault="005A2F10" w:rsidP="005A2F10">
      <w:pPr>
        <w:pStyle w:val="Heading1"/>
      </w:pPr>
      <w:r>
        <w:rPr>
          <w:rFonts w:hint="cs"/>
        </w:rPr>
        <w:t>CMS</w:t>
      </w:r>
      <w:r>
        <w:rPr>
          <w:rFonts w:hint="cs"/>
          <w:rtl/>
        </w:rPr>
        <w:t xml:space="preserve"> - רשימות / פרמטרים / אובייקטים / מסכי ניהול</w:t>
      </w:r>
    </w:p>
    <w:p w14:paraId="7B3A1AEA" w14:textId="77777777" w:rsidR="005A2F10" w:rsidRDefault="005A2F10" w:rsidP="005A2F10">
      <w:pPr>
        <w:pStyle w:val="Heading2"/>
        <w:numPr>
          <w:ilvl w:val="1"/>
          <w:numId w:val="83"/>
        </w:numPr>
        <w:rPr>
          <w:rtl/>
        </w:rPr>
      </w:pPr>
      <w:bookmarkStart w:id="38" w:name="_Toc523748504"/>
      <w:bookmarkStart w:id="39" w:name="_Toc10567772"/>
      <w:r>
        <w:rPr>
          <w:rFonts w:hint="cs"/>
          <w:rtl/>
        </w:rPr>
        <w:t>פרמטרים במערכת</w:t>
      </w:r>
      <w:bookmarkEnd w:id="38"/>
      <w:bookmarkEnd w:id="39"/>
    </w:p>
    <w:p w14:paraId="7F277472" w14:textId="77777777" w:rsidR="005A2F10" w:rsidRDefault="005A2F10" w:rsidP="005A2F10">
      <w:pPr>
        <w:rPr>
          <w:rtl/>
        </w:rPr>
      </w:pPr>
      <w:r>
        <w:rPr>
          <w:rFonts w:hint="cs"/>
          <w:rtl/>
        </w:rPr>
        <w:t>להלן ריכוז פרמטרים נבחרים חשובים במערכת המובאים כאן לצורך הנוחות בלבד</w:t>
      </w:r>
    </w:p>
    <w:tbl>
      <w:tblPr>
        <w:bidiVisual/>
        <w:tblW w:w="104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6"/>
        <w:gridCol w:w="2449"/>
        <w:gridCol w:w="2041"/>
        <w:gridCol w:w="5120"/>
      </w:tblGrid>
      <w:tr w:rsidR="005A2F10" w:rsidRPr="003F51EF" w14:paraId="57E2581C" w14:textId="77777777" w:rsidTr="00751DE5">
        <w:tc>
          <w:tcPr>
            <w:tcW w:w="874" w:type="dxa"/>
            <w:shd w:val="clear" w:color="auto" w:fill="D0CECE" w:themeFill="background2" w:themeFillShade="E6"/>
          </w:tcPr>
          <w:p w14:paraId="27AB39EB" w14:textId="77777777" w:rsidR="005A2F10" w:rsidRPr="003F51EF" w:rsidRDefault="005A2F10" w:rsidP="00751DE5">
            <w:pPr>
              <w:rPr>
                <w:b/>
                <w:bCs/>
                <w:rtl/>
              </w:rPr>
            </w:pPr>
            <w:r w:rsidRPr="003F51EF">
              <w:rPr>
                <w:rFonts w:hint="cs"/>
                <w:b/>
                <w:bCs/>
                <w:rtl/>
              </w:rPr>
              <w:t>#</w:t>
            </w:r>
          </w:p>
        </w:tc>
        <w:tc>
          <w:tcPr>
            <w:tcW w:w="2119" w:type="dxa"/>
            <w:shd w:val="clear" w:color="auto" w:fill="D0CECE" w:themeFill="background2" w:themeFillShade="E6"/>
          </w:tcPr>
          <w:p w14:paraId="6ED9B3A0" w14:textId="77777777" w:rsidR="005A2F10" w:rsidRPr="003F51EF" w:rsidRDefault="005A2F10" w:rsidP="00751DE5">
            <w:pPr>
              <w:rPr>
                <w:b/>
                <w:bCs/>
                <w:rtl/>
              </w:rPr>
            </w:pPr>
            <w:r w:rsidRPr="003F51EF">
              <w:rPr>
                <w:rFonts w:hint="cs"/>
                <w:b/>
                <w:bCs/>
                <w:rtl/>
              </w:rPr>
              <w:t>פרמטר</w:t>
            </w:r>
          </w:p>
        </w:tc>
        <w:tc>
          <w:tcPr>
            <w:tcW w:w="2113" w:type="dxa"/>
            <w:shd w:val="clear" w:color="auto" w:fill="D0CECE" w:themeFill="background2" w:themeFillShade="E6"/>
          </w:tcPr>
          <w:p w14:paraId="30CCF75D" w14:textId="77777777" w:rsidR="005A2F10" w:rsidRPr="003F51EF" w:rsidRDefault="005A2F10" w:rsidP="00751DE5">
            <w:pPr>
              <w:rPr>
                <w:b/>
                <w:bCs/>
                <w:rtl/>
              </w:rPr>
            </w:pPr>
            <w:r w:rsidRPr="003F51EF">
              <w:rPr>
                <w:rFonts w:hint="cs"/>
                <w:b/>
                <w:bCs/>
                <w:rtl/>
              </w:rPr>
              <w:t>מנוהל ב</w:t>
            </w:r>
          </w:p>
        </w:tc>
        <w:tc>
          <w:tcPr>
            <w:tcW w:w="5350" w:type="dxa"/>
            <w:shd w:val="clear" w:color="auto" w:fill="D0CECE" w:themeFill="background2" w:themeFillShade="E6"/>
          </w:tcPr>
          <w:p w14:paraId="423A768A" w14:textId="77777777" w:rsidR="005A2F10" w:rsidRPr="003F51EF" w:rsidRDefault="005A2F10" w:rsidP="00751DE5">
            <w:pPr>
              <w:rPr>
                <w:b/>
                <w:bCs/>
                <w:rtl/>
              </w:rPr>
            </w:pPr>
            <w:r w:rsidRPr="003F51EF">
              <w:rPr>
                <w:rFonts w:hint="cs"/>
                <w:b/>
                <w:bCs/>
                <w:rtl/>
              </w:rPr>
              <w:t>תיאור</w:t>
            </w:r>
          </w:p>
        </w:tc>
      </w:tr>
      <w:tr w:rsidR="005A2F10" w:rsidRPr="003F51EF" w14:paraId="282770FD" w14:textId="77777777" w:rsidTr="00751DE5">
        <w:tc>
          <w:tcPr>
            <w:tcW w:w="874" w:type="dxa"/>
          </w:tcPr>
          <w:p w14:paraId="215B0B0E" w14:textId="77777777" w:rsidR="005A2F10" w:rsidRPr="003F51EF" w:rsidRDefault="005A2F10" w:rsidP="00751DE5">
            <w:pPr>
              <w:rPr>
                <w:rtl/>
              </w:rPr>
            </w:pPr>
          </w:p>
        </w:tc>
        <w:tc>
          <w:tcPr>
            <w:tcW w:w="2119" w:type="dxa"/>
          </w:tcPr>
          <w:p w14:paraId="5707B1BC" w14:textId="77777777" w:rsidR="005A2F10" w:rsidRDefault="005A2F10" w:rsidP="005A2F10">
            <w:pPr>
              <w:spacing w:after="0"/>
              <w:rPr>
                <w:rStyle w:val="Char0"/>
                <w:rtl/>
              </w:rPr>
            </w:pPr>
            <w:proofErr w:type="spellStart"/>
            <w:r w:rsidRPr="00824BC2">
              <w:rPr>
                <w:rStyle w:val="Char0"/>
              </w:rPr>
              <w:t>FailedLoginAttemptsAskForHelp</w:t>
            </w:r>
            <w:proofErr w:type="spellEnd"/>
          </w:p>
          <w:p w14:paraId="3CC3EC9B" w14:textId="37DAB5F1" w:rsidR="005A2F10" w:rsidRPr="003F51EF" w:rsidRDefault="005A2F10" w:rsidP="00751DE5">
            <w:pPr>
              <w:pStyle w:val="a0"/>
            </w:pPr>
          </w:p>
        </w:tc>
        <w:tc>
          <w:tcPr>
            <w:tcW w:w="2113" w:type="dxa"/>
          </w:tcPr>
          <w:p w14:paraId="4358CBF4" w14:textId="39B0347F" w:rsidR="005A2F10" w:rsidRPr="003F51EF" w:rsidRDefault="005A2F10" w:rsidP="00751DE5">
            <w:pPr>
              <w:rPr>
                <w:highlight w:val="cyan"/>
                <w:rtl/>
              </w:rPr>
            </w:pPr>
          </w:p>
        </w:tc>
        <w:tc>
          <w:tcPr>
            <w:tcW w:w="5350" w:type="dxa"/>
          </w:tcPr>
          <w:p w14:paraId="7C639737" w14:textId="77777777" w:rsidR="005A2F10" w:rsidRDefault="005A2F10" w:rsidP="00751DE5">
            <w:r>
              <w:rPr>
                <w:rFonts w:hint="cs"/>
                <w:rtl/>
              </w:rPr>
              <w:t>מספר נסיונות עד להופעת פופאפ עזרה בתהליך הלוגין</w:t>
            </w:r>
          </w:p>
          <w:p w14:paraId="332EDED5" w14:textId="632C014C" w:rsidR="00E809EA" w:rsidRPr="003F51EF" w:rsidRDefault="00E809EA" w:rsidP="00751DE5">
            <w:pPr>
              <w:rPr>
                <w:rtl/>
              </w:rPr>
            </w:pPr>
            <w:r>
              <w:rPr>
                <w:rFonts w:hint="cs"/>
                <w:rtl/>
              </w:rPr>
              <w:t>ערך נוכחי: 2</w:t>
            </w:r>
          </w:p>
        </w:tc>
      </w:tr>
      <w:tr w:rsidR="005A2F10" w:rsidRPr="003F51EF" w14:paraId="781FCC9B" w14:textId="77777777" w:rsidTr="00751DE5">
        <w:tc>
          <w:tcPr>
            <w:tcW w:w="874" w:type="dxa"/>
          </w:tcPr>
          <w:p w14:paraId="0C266B10" w14:textId="77777777" w:rsidR="005A2F10" w:rsidRPr="003F51EF" w:rsidRDefault="005A2F10" w:rsidP="00751DE5">
            <w:pPr>
              <w:rPr>
                <w:rtl/>
              </w:rPr>
            </w:pPr>
          </w:p>
        </w:tc>
        <w:tc>
          <w:tcPr>
            <w:tcW w:w="2119" w:type="dxa"/>
          </w:tcPr>
          <w:p w14:paraId="38E5ED6D" w14:textId="1D6D0B90" w:rsidR="005A2F10" w:rsidRPr="00383EF8" w:rsidRDefault="005A2F10" w:rsidP="00751DE5">
            <w:pPr>
              <w:pStyle w:val="a0"/>
            </w:pPr>
          </w:p>
        </w:tc>
        <w:tc>
          <w:tcPr>
            <w:tcW w:w="2113" w:type="dxa"/>
          </w:tcPr>
          <w:p w14:paraId="67D2334E" w14:textId="77777777" w:rsidR="005A2F10" w:rsidRPr="003F51EF" w:rsidRDefault="005A2F10" w:rsidP="00751DE5">
            <w:pPr>
              <w:rPr>
                <w:highlight w:val="cyan"/>
                <w:rtl/>
              </w:rPr>
            </w:pPr>
          </w:p>
        </w:tc>
        <w:tc>
          <w:tcPr>
            <w:tcW w:w="5350" w:type="dxa"/>
          </w:tcPr>
          <w:p w14:paraId="5B6977A5" w14:textId="5C82B52B" w:rsidR="005A2F10" w:rsidRPr="00DE747A" w:rsidRDefault="005A2F10" w:rsidP="00751DE5">
            <w:pPr>
              <w:rPr>
                <w:rtl/>
              </w:rPr>
            </w:pPr>
          </w:p>
        </w:tc>
      </w:tr>
      <w:tr w:rsidR="005A2F10" w:rsidRPr="003F51EF" w14:paraId="6D0196A1" w14:textId="77777777" w:rsidTr="00751DE5">
        <w:tc>
          <w:tcPr>
            <w:tcW w:w="874" w:type="dxa"/>
          </w:tcPr>
          <w:p w14:paraId="76F94413" w14:textId="77777777" w:rsidR="005A2F10" w:rsidRPr="003F51EF" w:rsidRDefault="005A2F10" w:rsidP="00751DE5">
            <w:pPr>
              <w:rPr>
                <w:rtl/>
              </w:rPr>
            </w:pPr>
          </w:p>
        </w:tc>
        <w:tc>
          <w:tcPr>
            <w:tcW w:w="2119" w:type="dxa"/>
          </w:tcPr>
          <w:p w14:paraId="298F7C0B" w14:textId="77777777" w:rsidR="005A2F10" w:rsidRPr="003F51EF" w:rsidRDefault="005A2F10" w:rsidP="00751DE5">
            <w:pPr>
              <w:pStyle w:val="a0"/>
            </w:pPr>
          </w:p>
        </w:tc>
        <w:tc>
          <w:tcPr>
            <w:tcW w:w="2113" w:type="dxa"/>
          </w:tcPr>
          <w:p w14:paraId="009669F9" w14:textId="77777777" w:rsidR="005A2F10" w:rsidRPr="003F51EF" w:rsidRDefault="005A2F10" w:rsidP="00751DE5"/>
        </w:tc>
        <w:tc>
          <w:tcPr>
            <w:tcW w:w="5350" w:type="dxa"/>
          </w:tcPr>
          <w:p w14:paraId="3F9C5F52" w14:textId="7B615E16" w:rsidR="005A2F10" w:rsidRPr="003F51EF" w:rsidRDefault="005A2F10" w:rsidP="00751DE5">
            <w:pPr>
              <w:rPr>
                <w:rtl/>
              </w:rPr>
            </w:pPr>
          </w:p>
        </w:tc>
      </w:tr>
      <w:tr w:rsidR="005A2F10" w:rsidRPr="003F51EF" w14:paraId="30F5464B" w14:textId="77777777" w:rsidTr="00751DE5">
        <w:tc>
          <w:tcPr>
            <w:tcW w:w="874" w:type="dxa"/>
          </w:tcPr>
          <w:p w14:paraId="70FC8BBB" w14:textId="77777777" w:rsidR="005A2F10" w:rsidRPr="003F51EF" w:rsidRDefault="005A2F10" w:rsidP="00751DE5">
            <w:pPr>
              <w:rPr>
                <w:rtl/>
              </w:rPr>
            </w:pPr>
          </w:p>
        </w:tc>
        <w:tc>
          <w:tcPr>
            <w:tcW w:w="2119" w:type="dxa"/>
          </w:tcPr>
          <w:p w14:paraId="23897ED8" w14:textId="77777777" w:rsidR="005A2F10" w:rsidRPr="003F51EF" w:rsidRDefault="005A2F10" w:rsidP="00751DE5">
            <w:pPr>
              <w:pStyle w:val="a0"/>
            </w:pPr>
          </w:p>
        </w:tc>
        <w:tc>
          <w:tcPr>
            <w:tcW w:w="2113" w:type="dxa"/>
          </w:tcPr>
          <w:p w14:paraId="6CD3EC53" w14:textId="77777777" w:rsidR="005A2F10" w:rsidRPr="003F51EF" w:rsidRDefault="005A2F10" w:rsidP="00751DE5"/>
        </w:tc>
        <w:tc>
          <w:tcPr>
            <w:tcW w:w="5350" w:type="dxa"/>
          </w:tcPr>
          <w:p w14:paraId="191E0D69" w14:textId="77777777" w:rsidR="005A2F10" w:rsidRPr="003F51EF" w:rsidRDefault="005A2F10" w:rsidP="00751DE5">
            <w:pPr>
              <w:rPr>
                <w:rtl/>
              </w:rPr>
            </w:pPr>
          </w:p>
        </w:tc>
      </w:tr>
      <w:tr w:rsidR="005A2F10" w:rsidRPr="003F51EF" w14:paraId="3368D328" w14:textId="77777777" w:rsidTr="00751DE5">
        <w:tc>
          <w:tcPr>
            <w:tcW w:w="874" w:type="dxa"/>
          </w:tcPr>
          <w:p w14:paraId="4C967A38" w14:textId="77777777" w:rsidR="005A2F10" w:rsidRPr="003F51EF" w:rsidRDefault="005A2F10" w:rsidP="00751DE5">
            <w:pPr>
              <w:rPr>
                <w:rtl/>
              </w:rPr>
            </w:pPr>
          </w:p>
        </w:tc>
        <w:tc>
          <w:tcPr>
            <w:tcW w:w="2119" w:type="dxa"/>
          </w:tcPr>
          <w:p w14:paraId="43DBA16B" w14:textId="77777777" w:rsidR="005A2F10" w:rsidRPr="00AE6858" w:rsidRDefault="005A2F10" w:rsidP="00751DE5">
            <w:pPr>
              <w:pStyle w:val="a0"/>
              <w:rPr>
                <w:rtl/>
              </w:rPr>
            </w:pPr>
          </w:p>
        </w:tc>
        <w:tc>
          <w:tcPr>
            <w:tcW w:w="2113" w:type="dxa"/>
          </w:tcPr>
          <w:p w14:paraId="5BCC4F00" w14:textId="77777777" w:rsidR="005A2F10" w:rsidRPr="003F51EF" w:rsidRDefault="005A2F10" w:rsidP="00751DE5">
            <w:pPr>
              <w:rPr>
                <w:rtl/>
              </w:rPr>
            </w:pPr>
          </w:p>
        </w:tc>
        <w:tc>
          <w:tcPr>
            <w:tcW w:w="5350" w:type="dxa"/>
          </w:tcPr>
          <w:p w14:paraId="47FF97A1" w14:textId="77777777" w:rsidR="005A2F10" w:rsidRPr="003F51EF" w:rsidRDefault="005A2F10" w:rsidP="00751DE5">
            <w:pPr>
              <w:rPr>
                <w:rtl/>
              </w:rPr>
            </w:pPr>
          </w:p>
        </w:tc>
      </w:tr>
    </w:tbl>
    <w:p w14:paraId="57796CF0" w14:textId="32088699" w:rsidR="005A2F10" w:rsidRDefault="005A2F10" w:rsidP="005A2F10">
      <w:pPr>
        <w:pStyle w:val="Heading2"/>
        <w:numPr>
          <w:ilvl w:val="1"/>
          <w:numId w:val="6"/>
        </w:numPr>
      </w:pPr>
      <w:r>
        <w:rPr>
          <w:rFonts w:hint="cs"/>
          <w:rtl/>
        </w:rPr>
        <w:lastRenderedPageBreak/>
        <w:t>רשימות</w:t>
      </w:r>
      <w:r w:rsidR="00E809EA">
        <w:rPr>
          <w:rFonts w:hint="cs"/>
          <w:rtl/>
        </w:rPr>
        <w:t xml:space="preserve">- </w:t>
      </w:r>
      <w:r w:rsidR="00E809EA">
        <w:t>N/A</w:t>
      </w:r>
    </w:p>
    <w:p w14:paraId="35E4E21C" w14:textId="6DBCADB7" w:rsidR="005A2F10" w:rsidRPr="005A2F10" w:rsidRDefault="005A2F10" w:rsidP="00E809EA">
      <w:pPr>
        <w:pStyle w:val="Heading2"/>
      </w:pPr>
      <w:r w:rsidRPr="0F0F84A2">
        <w:rPr>
          <w:rtl/>
        </w:rPr>
        <w:t>מסכי ניהול</w:t>
      </w:r>
      <w:r w:rsidRPr="0F0F84A2">
        <w:t xml:space="preserve"> – </w:t>
      </w:r>
      <w:r>
        <w:t>N/A</w:t>
      </w:r>
    </w:p>
    <w:p w14:paraId="0E0F0504" w14:textId="56D1D1F5" w:rsidR="00330895" w:rsidRDefault="00330895" w:rsidP="00330895">
      <w:pPr>
        <w:pStyle w:val="Heading1"/>
        <w:rPr>
          <w:rtl/>
        </w:rPr>
      </w:pPr>
      <w:bookmarkStart w:id="40" w:name="_Toc11769520"/>
      <w:r>
        <w:rPr>
          <w:rFonts w:hint="cs"/>
          <w:rtl/>
        </w:rPr>
        <w:t>נושאים פתוחים</w:t>
      </w:r>
      <w:bookmarkEnd w:id="40"/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A0" w:firstRow="1" w:lastRow="0" w:firstColumn="1" w:lastColumn="0" w:noHBand="1" w:noVBand="1"/>
      </w:tblPr>
      <w:tblGrid>
        <w:gridCol w:w="389"/>
        <w:gridCol w:w="1417"/>
        <w:gridCol w:w="2482"/>
        <w:gridCol w:w="6119"/>
      </w:tblGrid>
      <w:tr w:rsidR="00330895" w14:paraId="0A084967" w14:textId="77777777" w:rsidTr="00E809EA">
        <w:tc>
          <w:tcPr>
            <w:tcW w:w="389" w:type="dxa"/>
            <w:shd w:val="clear" w:color="auto" w:fill="BFBFBF" w:themeFill="background1" w:themeFillShade="BF"/>
          </w:tcPr>
          <w:p w14:paraId="31F50BDC" w14:textId="77777777" w:rsidR="00330895" w:rsidRPr="002D3B8D" w:rsidRDefault="00330895" w:rsidP="00751DE5">
            <w:pPr>
              <w:rPr>
                <w:rFonts w:asciiTheme="minorBidi" w:hAnsiTheme="minorBidi"/>
                <w:b/>
                <w:bCs/>
                <w:rtl/>
                <w:lang w:eastAsia="he-IL"/>
              </w:rPr>
            </w:pPr>
            <w:r w:rsidRPr="002D3B8D">
              <w:rPr>
                <w:rFonts w:asciiTheme="minorBidi" w:hAnsiTheme="minorBidi"/>
                <w:b/>
                <w:bCs/>
                <w:rtl/>
                <w:lang w:eastAsia="he-IL"/>
              </w:rPr>
              <w:t>#</w:t>
            </w:r>
          </w:p>
        </w:tc>
        <w:tc>
          <w:tcPr>
            <w:tcW w:w="1417" w:type="dxa"/>
            <w:shd w:val="clear" w:color="auto" w:fill="BFBFBF" w:themeFill="background1" w:themeFillShade="BF"/>
          </w:tcPr>
          <w:p w14:paraId="20D4C5AC" w14:textId="690CE312" w:rsidR="00330895" w:rsidRPr="002D3B8D" w:rsidRDefault="00330895" w:rsidP="00751DE5">
            <w:pPr>
              <w:rPr>
                <w:rFonts w:asciiTheme="minorBidi" w:hAnsiTheme="minorBidi"/>
                <w:b/>
                <w:bCs/>
                <w:rtl/>
                <w:lang w:eastAsia="he-IL"/>
              </w:rPr>
            </w:pPr>
            <w:r>
              <w:rPr>
                <w:rFonts w:asciiTheme="minorBidi" w:hAnsiTheme="minorBidi" w:hint="cs"/>
                <w:b/>
                <w:bCs/>
                <w:rtl/>
                <w:lang w:eastAsia="he-IL"/>
              </w:rPr>
              <w:t>תאריך</w:t>
            </w:r>
          </w:p>
        </w:tc>
        <w:tc>
          <w:tcPr>
            <w:tcW w:w="2482" w:type="dxa"/>
            <w:shd w:val="clear" w:color="auto" w:fill="BFBFBF" w:themeFill="background1" w:themeFillShade="BF"/>
          </w:tcPr>
          <w:p w14:paraId="1DB02DA8" w14:textId="77777777" w:rsidR="00330895" w:rsidRPr="002D3B8D" w:rsidRDefault="00330895" w:rsidP="00751DE5">
            <w:pPr>
              <w:rPr>
                <w:rFonts w:asciiTheme="minorBidi" w:hAnsiTheme="minorBidi"/>
                <w:b/>
                <w:bCs/>
                <w:rtl/>
                <w:lang w:eastAsia="he-IL"/>
              </w:rPr>
            </w:pPr>
            <w:r w:rsidRPr="002D3B8D">
              <w:rPr>
                <w:rFonts w:asciiTheme="minorBidi" w:hAnsiTheme="minorBidi"/>
                <w:b/>
                <w:bCs/>
                <w:rtl/>
                <w:lang w:eastAsia="he-IL"/>
              </w:rPr>
              <w:t>תיאור</w:t>
            </w:r>
          </w:p>
        </w:tc>
        <w:tc>
          <w:tcPr>
            <w:tcW w:w="6119" w:type="dxa"/>
            <w:shd w:val="clear" w:color="auto" w:fill="BFBFBF" w:themeFill="background1" w:themeFillShade="BF"/>
          </w:tcPr>
          <w:p w14:paraId="0AD4352A" w14:textId="049D6840" w:rsidR="00330895" w:rsidRPr="002D3B8D" w:rsidRDefault="00D414BA" w:rsidP="00751DE5">
            <w:pPr>
              <w:rPr>
                <w:rFonts w:asciiTheme="minorBidi" w:hAnsiTheme="minorBidi"/>
                <w:b/>
                <w:bCs/>
                <w:rtl/>
                <w:lang w:eastAsia="he-IL"/>
              </w:rPr>
            </w:pPr>
            <w:r>
              <w:rPr>
                <w:rFonts w:asciiTheme="minorBidi" w:hAnsiTheme="minorBidi" w:hint="cs"/>
                <w:b/>
                <w:bCs/>
                <w:rtl/>
                <w:lang w:eastAsia="he-IL"/>
              </w:rPr>
              <w:t>סטטוס</w:t>
            </w:r>
          </w:p>
        </w:tc>
      </w:tr>
      <w:tr w:rsidR="00330895" w14:paraId="1BA990EB" w14:textId="77777777" w:rsidTr="00E809EA">
        <w:tc>
          <w:tcPr>
            <w:tcW w:w="389" w:type="dxa"/>
          </w:tcPr>
          <w:p w14:paraId="7AF4B048" w14:textId="77777777" w:rsidR="00330895" w:rsidRDefault="00330895" w:rsidP="00751DE5">
            <w:pPr>
              <w:rPr>
                <w:rFonts w:asciiTheme="minorBidi" w:hAnsiTheme="minorBidi"/>
                <w:rtl/>
                <w:lang w:eastAsia="he-IL"/>
              </w:rPr>
            </w:pPr>
          </w:p>
        </w:tc>
        <w:tc>
          <w:tcPr>
            <w:tcW w:w="1417" w:type="dxa"/>
          </w:tcPr>
          <w:p w14:paraId="181BBF62" w14:textId="77777777" w:rsidR="00330895" w:rsidRDefault="00330895" w:rsidP="00751DE5">
            <w:pPr>
              <w:rPr>
                <w:rFonts w:asciiTheme="minorBidi" w:hAnsiTheme="minorBidi"/>
                <w:rtl/>
                <w:lang w:eastAsia="he-IL"/>
              </w:rPr>
            </w:pPr>
          </w:p>
        </w:tc>
        <w:tc>
          <w:tcPr>
            <w:tcW w:w="2482" w:type="dxa"/>
          </w:tcPr>
          <w:p w14:paraId="7B89C493" w14:textId="278BB59A" w:rsidR="00330895" w:rsidRDefault="006E349A" w:rsidP="00751DE5">
            <w:pPr>
              <w:rPr>
                <w:rFonts w:asciiTheme="minorBidi" w:hAnsiTheme="minorBidi"/>
                <w:rtl/>
                <w:lang w:eastAsia="he-IL"/>
              </w:rPr>
            </w:pPr>
            <w:r>
              <w:rPr>
                <w:rFonts w:asciiTheme="minorBidi" w:hAnsiTheme="minorBidi" w:hint="cs"/>
                <w:rtl/>
                <w:lang w:eastAsia="he-IL"/>
              </w:rPr>
              <w:t xml:space="preserve">שמירת </w:t>
            </w:r>
            <w:proofErr w:type="spellStart"/>
            <w:r>
              <w:rPr>
                <w:rFonts w:asciiTheme="minorBidi" w:hAnsiTheme="minorBidi"/>
                <w:lang w:eastAsia="he-IL"/>
              </w:rPr>
              <w:t>acoountId</w:t>
            </w:r>
            <w:proofErr w:type="spellEnd"/>
            <w:r>
              <w:rPr>
                <w:rFonts w:asciiTheme="minorBidi" w:hAnsiTheme="minorBidi" w:hint="cs"/>
                <w:rtl/>
                <w:lang w:eastAsia="he-IL"/>
              </w:rPr>
              <w:t xml:space="preserve"> בזיכרון מקומי</w:t>
            </w:r>
          </w:p>
        </w:tc>
        <w:tc>
          <w:tcPr>
            <w:tcW w:w="6119" w:type="dxa"/>
          </w:tcPr>
          <w:p w14:paraId="6F474185" w14:textId="77777777" w:rsidR="00330895" w:rsidRDefault="00330895" w:rsidP="00751DE5">
            <w:pPr>
              <w:pStyle w:val="a0"/>
            </w:pPr>
          </w:p>
        </w:tc>
      </w:tr>
      <w:tr w:rsidR="00330895" w14:paraId="789453B5" w14:textId="77777777" w:rsidTr="00E809EA">
        <w:tc>
          <w:tcPr>
            <w:tcW w:w="389" w:type="dxa"/>
          </w:tcPr>
          <w:p w14:paraId="532935C0" w14:textId="77777777" w:rsidR="00330895" w:rsidRDefault="00330895" w:rsidP="00751DE5">
            <w:pPr>
              <w:rPr>
                <w:rFonts w:asciiTheme="minorBidi" w:hAnsiTheme="minorBidi"/>
                <w:rtl/>
                <w:lang w:eastAsia="he-IL"/>
              </w:rPr>
            </w:pPr>
          </w:p>
        </w:tc>
        <w:tc>
          <w:tcPr>
            <w:tcW w:w="1417" w:type="dxa"/>
          </w:tcPr>
          <w:p w14:paraId="6EFFF14C" w14:textId="77777777" w:rsidR="00330895" w:rsidRDefault="00330895" w:rsidP="00751DE5">
            <w:pPr>
              <w:rPr>
                <w:rFonts w:asciiTheme="minorBidi" w:hAnsiTheme="minorBidi"/>
                <w:rtl/>
                <w:lang w:eastAsia="he-IL"/>
              </w:rPr>
            </w:pPr>
          </w:p>
        </w:tc>
        <w:tc>
          <w:tcPr>
            <w:tcW w:w="2482" w:type="dxa"/>
          </w:tcPr>
          <w:p w14:paraId="6BD8D5AF" w14:textId="77777777" w:rsidR="00330895" w:rsidRDefault="00330895" w:rsidP="00751DE5">
            <w:pPr>
              <w:rPr>
                <w:rFonts w:asciiTheme="minorBidi" w:hAnsiTheme="minorBidi"/>
                <w:rtl/>
                <w:lang w:eastAsia="he-IL"/>
              </w:rPr>
            </w:pPr>
          </w:p>
        </w:tc>
        <w:tc>
          <w:tcPr>
            <w:tcW w:w="6119" w:type="dxa"/>
          </w:tcPr>
          <w:p w14:paraId="788A9C1F" w14:textId="77777777" w:rsidR="00330895" w:rsidRDefault="00330895" w:rsidP="00751DE5">
            <w:pPr>
              <w:rPr>
                <w:lang w:eastAsia="he-IL"/>
              </w:rPr>
            </w:pPr>
          </w:p>
        </w:tc>
      </w:tr>
      <w:tr w:rsidR="00330895" w14:paraId="74902CD3" w14:textId="77777777" w:rsidTr="00E809EA">
        <w:tc>
          <w:tcPr>
            <w:tcW w:w="389" w:type="dxa"/>
          </w:tcPr>
          <w:p w14:paraId="6D5C5018" w14:textId="77777777" w:rsidR="00330895" w:rsidRDefault="00330895" w:rsidP="00751DE5">
            <w:pPr>
              <w:rPr>
                <w:rFonts w:asciiTheme="minorBidi" w:hAnsiTheme="minorBidi"/>
                <w:rtl/>
                <w:lang w:eastAsia="he-IL"/>
              </w:rPr>
            </w:pPr>
          </w:p>
        </w:tc>
        <w:tc>
          <w:tcPr>
            <w:tcW w:w="1417" w:type="dxa"/>
          </w:tcPr>
          <w:p w14:paraId="0979A6FA" w14:textId="77777777" w:rsidR="00330895" w:rsidRPr="002F0D1C" w:rsidRDefault="00330895" w:rsidP="00751DE5">
            <w:pPr>
              <w:rPr>
                <w:rFonts w:asciiTheme="minorBidi" w:hAnsiTheme="minorBidi"/>
                <w:highlight w:val="yellow"/>
                <w:rtl/>
                <w:lang w:eastAsia="he-IL"/>
              </w:rPr>
            </w:pPr>
          </w:p>
        </w:tc>
        <w:tc>
          <w:tcPr>
            <w:tcW w:w="2482" w:type="dxa"/>
          </w:tcPr>
          <w:p w14:paraId="1B077AD9" w14:textId="77777777" w:rsidR="00330895" w:rsidRPr="002F0D1C" w:rsidRDefault="00330895" w:rsidP="00751DE5">
            <w:pPr>
              <w:rPr>
                <w:rFonts w:asciiTheme="minorBidi" w:hAnsiTheme="minorBidi"/>
                <w:highlight w:val="yellow"/>
                <w:rtl/>
                <w:lang w:eastAsia="he-IL"/>
              </w:rPr>
            </w:pPr>
          </w:p>
        </w:tc>
        <w:tc>
          <w:tcPr>
            <w:tcW w:w="6119" w:type="dxa"/>
          </w:tcPr>
          <w:p w14:paraId="090088E3" w14:textId="77777777" w:rsidR="00330895" w:rsidRPr="00330895" w:rsidRDefault="00330895" w:rsidP="00751DE5">
            <w:pPr>
              <w:pStyle w:val="a0"/>
            </w:pPr>
          </w:p>
        </w:tc>
      </w:tr>
      <w:tr w:rsidR="00330895" w14:paraId="305A176F" w14:textId="77777777" w:rsidTr="00E809EA">
        <w:tc>
          <w:tcPr>
            <w:tcW w:w="389" w:type="dxa"/>
          </w:tcPr>
          <w:p w14:paraId="5A149BFA" w14:textId="77777777" w:rsidR="00330895" w:rsidRDefault="00330895" w:rsidP="00751DE5">
            <w:pPr>
              <w:rPr>
                <w:rFonts w:asciiTheme="minorBidi" w:hAnsiTheme="minorBidi"/>
                <w:rtl/>
                <w:lang w:eastAsia="he-IL"/>
              </w:rPr>
            </w:pPr>
          </w:p>
        </w:tc>
        <w:tc>
          <w:tcPr>
            <w:tcW w:w="1417" w:type="dxa"/>
          </w:tcPr>
          <w:p w14:paraId="63B0B370" w14:textId="77777777" w:rsidR="00330895" w:rsidRDefault="00330895" w:rsidP="00751DE5">
            <w:pPr>
              <w:rPr>
                <w:rFonts w:asciiTheme="minorBidi" w:hAnsiTheme="minorBidi"/>
                <w:rtl/>
                <w:lang w:eastAsia="he-IL"/>
              </w:rPr>
            </w:pPr>
          </w:p>
        </w:tc>
        <w:tc>
          <w:tcPr>
            <w:tcW w:w="2482" w:type="dxa"/>
          </w:tcPr>
          <w:p w14:paraId="0CE0C5EE" w14:textId="77777777" w:rsidR="00330895" w:rsidRPr="002D6D75" w:rsidRDefault="00330895" w:rsidP="00751DE5">
            <w:pPr>
              <w:rPr>
                <w:rFonts w:asciiTheme="minorBidi" w:hAnsiTheme="minorBidi"/>
                <w:lang w:eastAsia="he-IL"/>
              </w:rPr>
            </w:pPr>
          </w:p>
        </w:tc>
        <w:tc>
          <w:tcPr>
            <w:tcW w:w="6119" w:type="dxa"/>
          </w:tcPr>
          <w:p w14:paraId="2615E0B4" w14:textId="77777777" w:rsidR="00330895" w:rsidRDefault="00330895" w:rsidP="00751DE5">
            <w:pPr>
              <w:bidi w:val="0"/>
              <w:rPr>
                <w:rtl/>
              </w:rPr>
            </w:pPr>
          </w:p>
        </w:tc>
      </w:tr>
      <w:tr w:rsidR="00330895" w14:paraId="3F66A048" w14:textId="77777777" w:rsidTr="00E809EA">
        <w:tc>
          <w:tcPr>
            <w:tcW w:w="389" w:type="dxa"/>
          </w:tcPr>
          <w:p w14:paraId="0B41C017" w14:textId="77777777" w:rsidR="00330895" w:rsidRDefault="00330895" w:rsidP="00751DE5">
            <w:pPr>
              <w:rPr>
                <w:rFonts w:asciiTheme="minorBidi" w:hAnsiTheme="minorBidi"/>
                <w:rtl/>
                <w:lang w:eastAsia="he-IL"/>
              </w:rPr>
            </w:pPr>
          </w:p>
        </w:tc>
        <w:tc>
          <w:tcPr>
            <w:tcW w:w="1417" w:type="dxa"/>
          </w:tcPr>
          <w:p w14:paraId="7472DFC2" w14:textId="77777777" w:rsidR="00330895" w:rsidRDefault="00330895" w:rsidP="00751DE5">
            <w:pPr>
              <w:rPr>
                <w:rFonts w:asciiTheme="minorBidi" w:hAnsiTheme="minorBidi"/>
                <w:rtl/>
                <w:lang w:eastAsia="he-IL"/>
              </w:rPr>
            </w:pPr>
          </w:p>
        </w:tc>
        <w:tc>
          <w:tcPr>
            <w:tcW w:w="2482" w:type="dxa"/>
          </w:tcPr>
          <w:p w14:paraId="75FF1886" w14:textId="77777777" w:rsidR="00330895" w:rsidRDefault="00330895" w:rsidP="00751DE5">
            <w:pPr>
              <w:rPr>
                <w:rFonts w:asciiTheme="minorBidi" w:hAnsiTheme="minorBidi"/>
                <w:lang w:eastAsia="he-IL"/>
              </w:rPr>
            </w:pPr>
          </w:p>
        </w:tc>
        <w:tc>
          <w:tcPr>
            <w:tcW w:w="6119" w:type="dxa"/>
          </w:tcPr>
          <w:p w14:paraId="565CC10B" w14:textId="77777777" w:rsidR="00330895" w:rsidRDefault="00330895" w:rsidP="00751DE5">
            <w:pPr>
              <w:rPr>
                <w:rFonts w:asciiTheme="minorBidi" w:hAnsiTheme="minorBidi"/>
                <w:lang w:eastAsia="he-IL"/>
              </w:rPr>
            </w:pPr>
          </w:p>
        </w:tc>
      </w:tr>
      <w:tr w:rsidR="00330895" w14:paraId="5C5C54D1" w14:textId="77777777" w:rsidTr="00E809EA">
        <w:tc>
          <w:tcPr>
            <w:tcW w:w="389" w:type="dxa"/>
          </w:tcPr>
          <w:p w14:paraId="5F1FC977" w14:textId="77777777" w:rsidR="00330895" w:rsidRDefault="00330895" w:rsidP="00751DE5">
            <w:pPr>
              <w:rPr>
                <w:rFonts w:asciiTheme="minorBidi" w:hAnsiTheme="minorBidi"/>
                <w:rtl/>
                <w:lang w:eastAsia="he-IL"/>
              </w:rPr>
            </w:pPr>
          </w:p>
        </w:tc>
        <w:tc>
          <w:tcPr>
            <w:tcW w:w="1417" w:type="dxa"/>
          </w:tcPr>
          <w:p w14:paraId="6180B5DE" w14:textId="77777777" w:rsidR="00330895" w:rsidRDefault="00330895" w:rsidP="00751DE5">
            <w:pPr>
              <w:rPr>
                <w:rFonts w:asciiTheme="minorBidi" w:hAnsiTheme="minorBidi"/>
                <w:rtl/>
                <w:lang w:eastAsia="he-IL"/>
              </w:rPr>
            </w:pPr>
          </w:p>
        </w:tc>
        <w:tc>
          <w:tcPr>
            <w:tcW w:w="2482" w:type="dxa"/>
          </w:tcPr>
          <w:p w14:paraId="21CDE51C" w14:textId="77777777" w:rsidR="00330895" w:rsidRDefault="00330895" w:rsidP="00751DE5">
            <w:pPr>
              <w:rPr>
                <w:rFonts w:asciiTheme="minorBidi" w:hAnsiTheme="minorBidi"/>
                <w:rtl/>
                <w:lang w:eastAsia="he-IL"/>
              </w:rPr>
            </w:pPr>
          </w:p>
        </w:tc>
        <w:tc>
          <w:tcPr>
            <w:tcW w:w="6119" w:type="dxa"/>
          </w:tcPr>
          <w:p w14:paraId="72DB2661" w14:textId="77777777" w:rsidR="00330895" w:rsidRDefault="00330895" w:rsidP="00751DE5">
            <w:pPr>
              <w:rPr>
                <w:rtl/>
                <w:lang w:eastAsia="he-IL"/>
              </w:rPr>
            </w:pPr>
          </w:p>
        </w:tc>
      </w:tr>
    </w:tbl>
    <w:p w14:paraId="4A70766D" w14:textId="77777777" w:rsidR="00330895" w:rsidRPr="00330895" w:rsidRDefault="00330895" w:rsidP="00330895">
      <w:pPr>
        <w:rPr>
          <w:rtl/>
        </w:rPr>
      </w:pPr>
    </w:p>
    <w:p w14:paraId="7AA31F59" w14:textId="77777777" w:rsidR="00330895" w:rsidRPr="00330895" w:rsidRDefault="00330895" w:rsidP="00330895"/>
    <w:sectPr w:rsidR="00330895" w:rsidRPr="00330895" w:rsidSect="00657964">
      <w:headerReference w:type="default" r:id="rId14"/>
      <w:footerReference w:type="default" r:id="rId15"/>
      <w:pgSz w:w="11906" w:h="16838"/>
      <w:pgMar w:top="720" w:right="720" w:bottom="720" w:left="720" w:header="714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7494F4" w14:textId="77777777" w:rsidR="00DD6254" w:rsidRDefault="00DD6254" w:rsidP="005C16CC">
      <w:r>
        <w:separator/>
      </w:r>
    </w:p>
  </w:endnote>
  <w:endnote w:type="continuationSeparator" w:id="0">
    <w:p w14:paraId="250BBF5B" w14:textId="77777777" w:rsidR="00DD6254" w:rsidRDefault="00DD6254" w:rsidP="005C16CC">
      <w:r>
        <w:continuationSeparator/>
      </w:r>
    </w:p>
  </w:endnote>
  <w:endnote w:type="continuationNotice" w:id="1">
    <w:p w14:paraId="1FEEEBBA" w14:textId="77777777" w:rsidR="00DD6254" w:rsidRDefault="00DD625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 Pro Cond Semibold">
    <w:panose1 w:val="020B0706030504040204"/>
    <w:charset w:val="00"/>
    <w:family w:val="swiss"/>
    <w:pitch w:val="variable"/>
    <w:sig w:usb0="80000287" w:usb1="00000043" w:usb2="00000000" w:usb3="00000000" w:csb0="0000009F" w:csb1="00000000"/>
  </w:font>
  <w:font w:name="inherit">
    <w:altName w:val="Times New Roman"/>
    <w:panose1 w:val="020B0604020202020204"/>
    <w:charset w:val="00"/>
    <w:family w:val="roman"/>
    <w:notTrueType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1430306880"/>
      <w:docPartObj>
        <w:docPartGallery w:val="Page Numbers (Bottom of Page)"/>
        <w:docPartUnique/>
      </w:docPartObj>
    </w:sdtPr>
    <w:sdtContent>
      <w:p w14:paraId="034DDF9D" w14:textId="6858C3E0" w:rsidR="00277ACA" w:rsidRDefault="00277AC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62B45">
          <w:rPr>
            <w:noProof/>
            <w:rtl/>
          </w:rPr>
          <w:t>1</w:t>
        </w:r>
        <w:r w:rsidR="00962B45">
          <w:rPr>
            <w:noProof/>
            <w:rtl/>
          </w:rPr>
          <w:t>2</w:t>
        </w:r>
        <w:r>
          <w:rPr>
            <w:noProof/>
          </w:rPr>
          <w:fldChar w:fldCharType="end"/>
        </w:r>
      </w:p>
    </w:sdtContent>
  </w:sdt>
  <w:p w14:paraId="5D883019" w14:textId="77777777" w:rsidR="00277ACA" w:rsidRDefault="00277A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3135A6" w14:textId="77777777" w:rsidR="00DD6254" w:rsidRDefault="00DD6254" w:rsidP="005C16CC">
      <w:r>
        <w:separator/>
      </w:r>
    </w:p>
  </w:footnote>
  <w:footnote w:type="continuationSeparator" w:id="0">
    <w:p w14:paraId="6BE82882" w14:textId="77777777" w:rsidR="00DD6254" w:rsidRDefault="00DD6254" w:rsidP="005C16CC">
      <w:r>
        <w:continuationSeparator/>
      </w:r>
    </w:p>
  </w:footnote>
  <w:footnote w:type="continuationNotice" w:id="1">
    <w:p w14:paraId="3A1EBCA2" w14:textId="77777777" w:rsidR="00DD6254" w:rsidRDefault="00DD625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027C7" w14:textId="6C525409" w:rsidR="00277ACA" w:rsidRDefault="00277ACA" w:rsidP="005C16CC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CEECA62" wp14:editId="58758CDA">
          <wp:simplePos x="0" y="0"/>
          <wp:positionH relativeFrom="margin">
            <wp:posOffset>-259944</wp:posOffset>
          </wp:positionH>
          <wp:positionV relativeFrom="paragraph">
            <wp:posOffset>-339192</wp:posOffset>
          </wp:positionV>
          <wp:extent cx="1097280" cy="326718"/>
          <wp:effectExtent l="0" t="0" r="7620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moonsite-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97280" cy="32671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35A2F"/>
    <w:multiLevelType w:val="hybridMultilevel"/>
    <w:tmpl w:val="045C91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66007E"/>
    <w:multiLevelType w:val="hybridMultilevel"/>
    <w:tmpl w:val="15F0DD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C8285E"/>
    <w:multiLevelType w:val="hybridMultilevel"/>
    <w:tmpl w:val="A8B23524"/>
    <w:lvl w:ilvl="0" w:tplc="04090001">
      <w:start w:val="1"/>
      <w:numFmt w:val="bullet"/>
      <w:lvlText w:val=""/>
      <w:lvlJc w:val="left"/>
      <w:pPr>
        <w:ind w:left="16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21" w:hanging="360"/>
      </w:pPr>
      <w:rPr>
        <w:rFonts w:ascii="Wingdings" w:hAnsi="Wingdings" w:hint="default"/>
      </w:rPr>
    </w:lvl>
  </w:abstractNum>
  <w:abstractNum w:abstractNumId="3" w15:restartNumberingAfterBreak="0">
    <w:nsid w:val="052B700A"/>
    <w:multiLevelType w:val="hybridMultilevel"/>
    <w:tmpl w:val="E4FC3C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E92D0A"/>
    <w:multiLevelType w:val="hybridMultilevel"/>
    <w:tmpl w:val="D904F47A"/>
    <w:lvl w:ilvl="0" w:tplc="B812262C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8847F8"/>
    <w:multiLevelType w:val="hybridMultilevel"/>
    <w:tmpl w:val="5A72294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D8B3BFF"/>
    <w:multiLevelType w:val="hybridMultilevel"/>
    <w:tmpl w:val="A788A4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9854A1"/>
    <w:multiLevelType w:val="hybridMultilevel"/>
    <w:tmpl w:val="F4063B88"/>
    <w:lvl w:ilvl="0" w:tplc="4366F8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he-I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0E4774"/>
    <w:multiLevelType w:val="hybridMultilevel"/>
    <w:tmpl w:val="CFA0DC9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0C762A"/>
    <w:multiLevelType w:val="hybridMultilevel"/>
    <w:tmpl w:val="265058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761DE7"/>
    <w:multiLevelType w:val="hybridMultilevel"/>
    <w:tmpl w:val="28AEF8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B3F42E52">
      <w:numFmt w:val="decimal"/>
      <w:lvlText w:val="%6-"/>
      <w:lvlJc w:val="left"/>
      <w:pPr>
        <w:ind w:left="4500" w:hanging="360"/>
      </w:pPr>
      <w:rPr>
        <w:rFonts w:hint="default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9172B0"/>
    <w:multiLevelType w:val="hybridMultilevel"/>
    <w:tmpl w:val="817625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065D18"/>
    <w:multiLevelType w:val="hybridMultilevel"/>
    <w:tmpl w:val="926835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383988"/>
    <w:multiLevelType w:val="hybridMultilevel"/>
    <w:tmpl w:val="817625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F82552"/>
    <w:multiLevelType w:val="hybridMultilevel"/>
    <w:tmpl w:val="E38ADB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061E5B"/>
    <w:multiLevelType w:val="hybridMultilevel"/>
    <w:tmpl w:val="B53AF4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31794F"/>
    <w:multiLevelType w:val="hybridMultilevel"/>
    <w:tmpl w:val="4378A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DC02FE"/>
    <w:multiLevelType w:val="hybridMultilevel"/>
    <w:tmpl w:val="E6FE2E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163DE0"/>
    <w:multiLevelType w:val="hybridMultilevel"/>
    <w:tmpl w:val="FFC8547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AC3597"/>
    <w:multiLevelType w:val="hybridMultilevel"/>
    <w:tmpl w:val="27101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3395F0F"/>
    <w:multiLevelType w:val="hybridMultilevel"/>
    <w:tmpl w:val="9F005B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44A2A8D"/>
    <w:multiLevelType w:val="hybridMultilevel"/>
    <w:tmpl w:val="60C4BC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067383"/>
    <w:multiLevelType w:val="hybridMultilevel"/>
    <w:tmpl w:val="8B2CB870"/>
    <w:lvl w:ilvl="0" w:tplc="B812262C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83C1CDA"/>
    <w:multiLevelType w:val="hybridMultilevel"/>
    <w:tmpl w:val="A236A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BD5262"/>
    <w:multiLevelType w:val="hybridMultilevel"/>
    <w:tmpl w:val="CE1CA1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AFE51AD"/>
    <w:multiLevelType w:val="hybridMultilevel"/>
    <w:tmpl w:val="956492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D2167B9"/>
    <w:multiLevelType w:val="hybridMultilevel"/>
    <w:tmpl w:val="F8882D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00C541D"/>
    <w:multiLevelType w:val="hybridMultilevel"/>
    <w:tmpl w:val="78AA6F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38D3511"/>
    <w:multiLevelType w:val="hybridMultilevel"/>
    <w:tmpl w:val="2E4A33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4E0030E"/>
    <w:multiLevelType w:val="hybridMultilevel"/>
    <w:tmpl w:val="A012510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5907648"/>
    <w:multiLevelType w:val="hybridMultilevel"/>
    <w:tmpl w:val="3758B8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7607CA4"/>
    <w:multiLevelType w:val="hybridMultilevel"/>
    <w:tmpl w:val="F95AA9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7A66F63"/>
    <w:multiLevelType w:val="hybridMultilevel"/>
    <w:tmpl w:val="28AEF8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B3F42E52">
      <w:numFmt w:val="decimal"/>
      <w:lvlText w:val="%6-"/>
      <w:lvlJc w:val="left"/>
      <w:pPr>
        <w:ind w:left="4500" w:hanging="360"/>
      </w:pPr>
      <w:rPr>
        <w:rFonts w:hint="default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80F1976"/>
    <w:multiLevelType w:val="hybridMultilevel"/>
    <w:tmpl w:val="D59A222A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4" w15:restartNumberingAfterBreak="0">
    <w:nsid w:val="489A0964"/>
    <w:multiLevelType w:val="hybridMultilevel"/>
    <w:tmpl w:val="5A6A1B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B246A7B"/>
    <w:multiLevelType w:val="hybridMultilevel"/>
    <w:tmpl w:val="817625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C4660A6"/>
    <w:multiLevelType w:val="hybridMultilevel"/>
    <w:tmpl w:val="B80E997C"/>
    <w:lvl w:ilvl="0" w:tplc="B812262C">
      <w:start w:val="1"/>
      <w:numFmt w:val="decimal"/>
      <w:lvlText w:val="%1."/>
      <w:lvlJc w:val="left"/>
      <w:pPr>
        <w:ind w:left="720" w:hanging="360"/>
      </w:pPr>
    </w:lvl>
    <w:lvl w:ilvl="1" w:tplc="CA4EAB3E">
      <w:start w:val="1"/>
      <w:numFmt w:val="lowerLetter"/>
      <w:lvlText w:val="%2."/>
      <w:lvlJc w:val="left"/>
      <w:pPr>
        <w:ind w:left="1440" w:hanging="360"/>
      </w:pPr>
    </w:lvl>
    <w:lvl w:ilvl="2" w:tplc="DB387E8E">
      <w:start w:val="1"/>
      <w:numFmt w:val="lowerRoman"/>
      <w:lvlText w:val="%3."/>
      <w:lvlJc w:val="right"/>
      <w:pPr>
        <w:ind w:left="2160" w:hanging="180"/>
      </w:pPr>
    </w:lvl>
    <w:lvl w:ilvl="3" w:tplc="8B1AFB7A">
      <w:start w:val="1"/>
      <w:numFmt w:val="decimal"/>
      <w:lvlText w:val="%4."/>
      <w:lvlJc w:val="left"/>
      <w:pPr>
        <w:ind w:left="2880" w:hanging="360"/>
      </w:pPr>
    </w:lvl>
    <w:lvl w:ilvl="4" w:tplc="3C0CE9BA">
      <w:start w:val="1"/>
      <w:numFmt w:val="lowerLetter"/>
      <w:lvlText w:val="%5."/>
      <w:lvlJc w:val="left"/>
      <w:pPr>
        <w:ind w:left="3600" w:hanging="360"/>
      </w:pPr>
    </w:lvl>
    <w:lvl w:ilvl="5" w:tplc="3F54F50A">
      <w:start w:val="1"/>
      <w:numFmt w:val="lowerRoman"/>
      <w:lvlText w:val="%6."/>
      <w:lvlJc w:val="right"/>
      <w:pPr>
        <w:ind w:left="4320" w:hanging="180"/>
      </w:pPr>
    </w:lvl>
    <w:lvl w:ilvl="6" w:tplc="18A4B89A">
      <w:start w:val="1"/>
      <w:numFmt w:val="decimal"/>
      <w:lvlText w:val="%7."/>
      <w:lvlJc w:val="left"/>
      <w:pPr>
        <w:ind w:left="5040" w:hanging="360"/>
      </w:pPr>
    </w:lvl>
    <w:lvl w:ilvl="7" w:tplc="880C9648">
      <w:start w:val="1"/>
      <w:numFmt w:val="lowerLetter"/>
      <w:lvlText w:val="%8."/>
      <w:lvlJc w:val="left"/>
      <w:pPr>
        <w:ind w:left="5760" w:hanging="360"/>
      </w:pPr>
    </w:lvl>
    <w:lvl w:ilvl="8" w:tplc="B0AC4294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CD65FDB"/>
    <w:multiLevelType w:val="hybridMultilevel"/>
    <w:tmpl w:val="4CFCEB5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D4338FC"/>
    <w:multiLevelType w:val="hybridMultilevel"/>
    <w:tmpl w:val="B1161C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E653329"/>
    <w:multiLevelType w:val="hybridMultilevel"/>
    <w:tmpl w:val="D10A0B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EBB323B"/>
    <w:multiLevelType w:val="hybridMultilevel"/>
    <w:tmpl w:val="92D6B534"/>
    <w:lvl w:ilvl="0" w:tplc="4366F80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lang w:bidi="he-I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50C83E90"/>
    <w:multiLevelType w:val="hybridMultilevel"/>
    <w:tmpl w:val="9F4CA6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0D1306F"/>
    <w:multiLevelType w:val="hybridMultilevel"/>
    <w:tmpl w:val="962C8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3A8165F"/>
    <w:multiLevelType w:val="hybridMultilevel"/>
    <w:tmpl w:val="28AEF8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B3F42E52">
      <w:numFmt w:val="decimal"/>
      <w:lvlText w:val="%6-"/>
      <w:lvlJc w:val="left"/>
      <w:pPr>
        <w:ind w:left="4500" w:hanging="360"/>
      </w:pPr>
      <w:rPr>
        <w:rFonts w:hint="default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58A5D2E"/>
    <w:multiLevelType w:val="hybridMultilevel"/>
    <w:tmpl w:val="F98AA82E"/>
    <w:lvl w:ilvl="0" w:tplc="5762B076">
      <w:start w:val="1"/>
      <w:numFmt w:val="decimal"/>
      <w:lvlText w:val="%1."/>
      <w:lvlJc w:val="left"/>
      <w:pPr>
        <w:ind w:left="720" w:hanging="360"/>
      </w:pPr>
    </w:lvl>
    <w:lvl w:ilvl="1" w:tplc="139216B4">
      <w:start w:val="1"/>
      <w:numFmt w:val="lowerLetter"/>
      <w:lvlText w:val="%2."/>
      <w:lvlJc w:val="left"/>
      <w:pPr>
        <w:ind w:left="1440" w:hanging="360"/>
      </w:pPr>
    </w:lvl>
    <w:lvl w:ilvl="2" w:tplc="734831C8">
      <w:start w:val="1"/>
      <w:numFmt w:val="lowerRoman"/>
      <w:lvlText w:val="%3."/>
      <w:lvlJc w:val="right"/>
      <w:pPr>
        <w:ind w:left="2160" w:hanging="180"/>
      </w:pPr>
    </w:lvl>
    <w:lvl w:ilvl="3" w:tplc="40D473BA">
      <w:start w:val="1"/>
      <w:numFmt w:val="decimal"/>
      <w:lvlText w:val="%4."/>
      <w:lvlJc w:val="left"/>
      <w:pPr>
        <w:ind w:left="2880" w:hanging="360"/>
      </w:pPr>
    </w:lvl>
    <w:lvl w:ilvl="4" w:tplc="080040B4">
      <w:start w:val="1"/>
      <w:numFmt w:val="lowerLetter"/>
      <w:lvlText w:val="%5."/>
      <w:lvlJc w:val="left"/>
      <w:pPr>
        <w:ind w:left="3600" w:hanging="360"/>
      </w:pPr>
    </w:lvl>
    <w:lvl w:ilvl="5" w:tplc="B978E488">
      <w:start w:val="1"/>
      <w:numFmt w:val="lowerRoman"/>
      <w:lvlText w:val="%6."/>
      <w:lvlJc w:val="right"/>
      <w:pPr>
        <w:ind w:left="4320" w:hanging="180"/>
      </w:pPr>
    </w:lvl>
    <w:lvl w:ilvl="6" w:tplc="E4E6D9EA">
      <w:start w:val="1"/>
      <w:numFmt w:val="decimal"/>
      <w:lvlText w:val="%7."/>
      <w:lvlJc w:val="left"/>
      <w:pPr>
        <w:ind w:left="5040" w:hanging="360"/>
      </w:pPr>
    </w:lvl>
    <w:lvl w:ilvl="7" w:tplc="7174D51E">
      <w:start w:val="1"/>
      <w:numFmt w:val="lowerLetter"/>
      <w:lvlText w:val="%8."/>
      <w:lvlJc w:val="left"/>
      <w:pPr>
        <w:ind w:left="5760" w:hanging="360"/>
      </w:pPr>
    </w:lvl>
    <w:lvl w:ilvl="8" w:tplc="9D44C99C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6763D06"/>
    <w:multiLevelType w:val="hybridMultilevel"/>
    <w:tmpl w:val="B98EF09E"/>
    <w:lvl w:ilvl="0" w:tplc="4366F8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he-I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7C57674"/>
    <w:multiLevelType w:val="hybridMultilevel"/>
    <w:tmpl w:val="0B74E30A"/>
    <w:lvl w:ilvl="0" w:tplc="B1E64830">
      <w:start w:val="1"/>
      <w:numFmt w:val="decimal"/>
      <w:lvlText w:val="%1."/>
      <w:lvlJc w:val="left"/>
      <w:pPr>
        <w:ind w:left="720" w:hanging="360"/>
      </w:pPr>
      <w:rPr>
        <w:rFonts w:hint="default"/>
        <w:lang w:val="en-US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B3F42E52">
      <w:numFmt w:val="decimal"/>
      <w:lvlText w:val="%6-"/>
      <w:lvlJc w:val="left"/>
      <w:pPr>
        <w:ind w:left="4500" w:hanging="360"/>
      </w:pPr>
      <w:rPr>
        <w:rFonts w:hint="default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82E1B70"/>
    <w:multiLevelType w:val="hybridMultilevel"/>
    <w:tmpl w:val="B80E997C"/>
    <w:lvl w:ilvl="0" w:tplc="B812262C">
      <w:start w:val="1"/>
      <w:numFmt w:val="decimal"/>
      <w:lvlText w:val="%1."/>
      <w:lvlJc w:val="left"/>
      <w:pPr>
        <w:ind w:left="720" w:hanging="360"/>
      </w:pPr>
    </w:lvl>
    <w:lvl w:ilvl="1" w:tplc="CA4EAB3E">
      <w:start w:val="1"/>
      <w:numFmt w:val="lowerLetter"/>
      <w:lvlText w:val="%2."/>
      <w:lvlJc w:val="left"/>
      <w:pPr>
        <w:ind w:left="1440" w:hanging="360"/>
      </w:pPr>
    </w:lvl>
    <w:lvl w:ilvl="2" w:tplc="DB387E8E">
      <w:start w:val="1"/>
      <w:numFmt w:val="lowerRoman"/>
      <w:lvlText w:val="%3."/>
      <w:lvlJc w:val="right"/>
      <w:pPr>
        <w:ind w:left="2160" w:hanging="180"/>
      </w:pPr>
    </w:lvl>
    <w:lvl w:ilvl="3" w:tplc="8B1AFB7A">
      <w:start w:val="1"/>
      <w:numFmt w:val="decimal"/>
      <w:lvlText w:val="%4."/>
      <w:lvlJc w:val="left"/>
      <w:pPr>
        <w:ind w:left="2880" w:hanging="360"/>
      </w:pPr>
    </w:lvl>
    <w:lvl w:ilvl="4" w:tplc="3C0CE9BA">
      <w:start w:val="1"/>
      <w:numFmt w:val="lowerLetter"/>
      <w:lvlText w:val="%5."/>
      <w:lvlJc w:val="left"/>
      <w:pPr>
        <w:ind w:left="3600" w:hanging="360"/>
      </w:pPr>
    </w:lvl>
    <w:lvl w:ilvl="5" w:tplc="3F54F50A">
      <w:start w:val="1"/>
      <w:numFmt w:val="lowerRoman"/>
      <w:lvlText w:val="%6."/>
      <w:lvlJc w:val="right"/>
      <w:pPr>
        <w:ind w:left="4320" w:hanging="180"/>
      </w:pPr>
    </w:lvl>
    <w:lvl w:ilvl="6" w:tplc="18A4B89A">
      <w:start w:val="1"/>
      <w:numFmt w:val="decimal"/>
      <w:lvlText w:val="%7."/>
      <w:lvlJc w:val="left"/>
      <w:pPr>
        <w:ind w:left="5040" w:hanging="360"/>
      </w:pPr>
    </w:lvl>
    <w:lvl w:ilvl="7" w:tplc="880C9648">
      <w:start w:val="1"/>
      <w:numFmt w:val="lowerLetter"/>
      <w:lvlText w:val="%8."/>
      <w:lvlJc w:val="left"/>
      <w:pPr>
        <w:ind w:left="5760" w:hanging="360"/>
      </w:pPr>
    </w:lvl>
    <w:lvl w:ilvl="8" w:tplc="B0AC4294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8741A1A"/>
    <w:multiLevelType w:val="hybridMultilevel"/>
    <w:tmpl w:val="FEE06B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C155353"/>
    <w:multiLevelType w:val="hybridMultilevel"/>
    <w:tmpl w:val="A516AD7C"/>
    <w:lvl w:ilvl="0" w:tplc="4366F8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he-I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D7F0DA2"/>
    <w:multiLevelType w:val="hybridMultilevel"/>
    <w:tmpl w:val="6C22C7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2437CE2"/>
    <w:multiLevelType w:val="hybridMultilevel"/>
    <w:tmpl w:val="28AEF8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B3F42E52">
      <w:numFmt w:val="decimal"/>
      <w:lvlText w:val="%6-"/>
      <w:lvlJc w:val="left"/>
      <w:pPr>
        <w:ind w:left="4500" w:hanging="360"/>
      </w:pPr>
      <w:rPr>
        <w:rFonts w:hint="default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5360EFD"/>
    <w:multiLevelType w:val="hybridMultilevel"/>
    <w:tmpl w:val="0B74E30A"/>
    <w:lvl w:ilvl="0" w:tplc="B1E64830">
      <w:start w:val="1"/>
      <w:numFmt w:val="decimal"/>
      <w:lvlText w:val="%1."/>
      <w:lvlJc w:val="left"/>
      <w:pPr>
        <w:ind w:left="720" w:hanging="360"/>
      </w:pPr>
      <w:rPr>
        <w:rFonts w:hint="default"/>
        <w:lang w:val="en-US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B3F42E52">
      <w:numFmt w:val="decimal"/>
      <w:lvlText w:val="%6-"/>
      <w:lvlJc w:val="left"/>
      <w:pPr>
        <w:ind w:left="4500" w:hanging="360"/>
      </w:pPr>
      <w:rPr>
        <w:rFonts w:hint="default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64B1679"/>
    <w:multiLevelType w:val="hybridMultilevel"/>
    <w:tmpl w:val="A4D877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8F84840"/>
    <w:multiLevelType w:val="hybridMultilevel"/>
    <w:tmpl w:val="102CCF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9D97558"/>
    <w:multiLevelType w:val="hybridMultilevel"/>
    <w:tmpl w:val="F6CA58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B3059CD"/>
    <w:multiLevelType w:val="hybridMultilevel"/>
    <w:tmpl w:val="D904F47A"/>
    <w:lvl w:ilvl="0" w:tplc="B812262C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B393194"/>
    <w:multiLevelType w:val="multilevel"/>
    <w:tmpl w:val="8B444992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Restart w:val="0"/>
      <w:pStyle w:val="Heading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1728" w:hanging="648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8" w15:restartNumberingAfterBreak="0">
    <w:nsid w:val="6C1F33C3"/>
    <w:multiLevelType w:val="hybridMultilevel"/>
    <w:tmpl w:val="52CA63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C990817"/>
    <w:multiLevelType w:val="hybridMultilevel"/>
    <w:tmpl w:val="20FA9DF2"/>
    <w:lvl w:ilvl="0" w:tplc="04090001">
      <w:start w:val="1"/>
      <w:numFmt w:val="bullet"/>
      <w:lvlText w:val=""/>
      <w:lvlJc w:val="left"/>
      <w:pPr>
        <w:ind w:left="16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8" w:hanging="360"/>
      </w:pPr>
      <w:rPr>
        <w:rFonts w:ascii="Wingdings" w:hAnsi="Wingdings" w:hint="default"/>
      </w:rPr>
    </w:lvl>
  </w:abstractNum>
  <w:abstractNum w:abstractNumId="60" w15:restartNumberingAfterBreak="0">
    <w:nsid w:val="6D3566B5"/>
    <w:multiLevelType w:val="hybridMultilevel"/>
    <w:tmpl w:val="D904F47A"/>
    <w:lvl w:ilvl="0" w:tplc="B812262C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6DE77C66"/>
    <w:multiLevelType w:val="hybridMultilevel"/>
    <w:tmpl w:val="45925402"/>
    <w:lvl w:ilvl="0" w:tplc="5860F5D4">
      <w:start w:val="1"/>
      <w:numFmt w:val="decimal"/>
      <w:lvlText w:val="%1."/>
      <w:lvlJc w:val="left"/>
      <w:pPr>
        <w:ind w:left="720" w:hanging="360"/>
      </w:pPr>
    </w:lvl>
    <w:lvl w:ilvl="1" w:tplc="4B22C40E">
      <w:start w:val="1"/>
      <w:numFmt w:val="decimal"/>
      <w:lvlText w:val="%2."/>
      <w:lvlJc w:val="left"/>
      <w:pPr>
        <w:ind w:left="1440" w:hanging="360"/>
      </w:pPr>
    </w:lvl>
    <w:lvl w:ilvl="2" w:tplc="D33074B6">
      <w:start w:val="1"/>
      <w:numFmt w:val="lowerRoman"/>
      <w:lvlText w:val="%3."/>
      <w:lvlJc w:val="right"/>
      <w:pPr>
        <w:ind w:left="2160" w:hanging="180"/>
      </w:pPr>
    </w:lvl>
    <w:lvl w:ilvl="3" w:tplc="FFE8F51A">
      <w:start w:val="1"/>
      <w:numFmt w:val="decimal"/>
      <w:lvlText w:val="%4."/>
      <w:lvlJc w:val="left"/>
      <w:pPr>
        <w:ind w:left="2880" w:hanging="360"/>
      </w:pPr>
    </w:lvl>
    <w:lvl w:ilvl="4" w:tplc="91726C34">
      <w:start w:val="1"/>
      <w:numFmt w:val="lowerLetter"/>
      <w:lvlText w:val="%5."/>
      <w:lvlJc w:val="left"/>
      <w:pPr>
        <w:ind w:left="3600" w:hanging="360"/>
      </w:pPr>
    </w:lvl>
    <w:lvl w:ilvl="5" w:tplc="5EF45140">
      <w:start w:val="1"/>
      <w:numFmt w:val="lowerRoman"/>
      <w:lvlText w:val="%6."/>
      <w:lvlJc w:val="right"/>
      <w:pPr>
        <w:ind w:left="4320" w:hanging="180"/>
      </w:pPr>
    </w:lvl>
    <w:lvl w:ilvl="6" w:tplc="8CD65026">
      <w:start w:val="1"/>
      <w:numFmt w:val="decimal"/>
      <w:lvlText w:val="%7."/>
      <w:lvlJc w:val="left"/>
      <w:pPr>
        <w:ind w:left="5040" w:hanging="360"/>
      </w:pPr>
    </w:lvl>
    <w:lvl w:ilvl="7" w:tplc="3F7498B0">
      <w:start w:val="1"/>
      <w:numFmt w:val="lowerLetter"/>
      <w:lvlText w:val="%8."/>
      <w:lvlJc w:val="left"/>
      <w:pPr>
        <w:ind w:left="5760" w:hanging="360"/>
      </w:pPr>
    </w:lvl>
    <w:lvl w:ilvl="8" w:tplc="3A3A519A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6F3F0A6B"/>
    <w:multiLevelType w:val="hybridMultilevel"/>
    <w:tmpl w:val="B2166B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3" w15:restartNumberingAfterBreak="0">
    <w:nsid w:val="71285262"/>
    <w:multiLevelType w:val="hybridMultilevel"/>
    <w:tmpl w:val="852A427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he-IL"/>
      </w:rPr>
    </w:lvl>
    <w:lvl w:ilvl="1" w:tplc="04090003" w:tentative="1">
      <w:start w:val="1"/>
      <w:numFmt w:val="bullet"/>
      <w:lvlText w:val="o"/>
      <w:lvlJc w:val="left"/>
      <w:pPr>
        <w:ind w:left="3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86" w:hanging="360"/>
      </w:pPr>
      <w:rPr>
        <w:rFonts w:ascii="Wingdings" w:hAnsi="Wingdings" w:hint="default"/>
      </w:rPr>
    </w:lvl>
  </w:abstractNum>
  <w:abstractNum w:abstractNumId="64" w15:restartNumberingAfterBreak="0">
    <w:nsid w:val="727B264B"/>
    <w:multiLevelType w:val="hybridMultilevel"/>
    <w:tmpl w:val="91CCC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45E1C0D"/>
    <w:multiLevelType w:val="hybridMultilevel"/>
    <w:tmpl w:val="4B22B2CA"/>
    <w:lvl w:ilvl="0" w:tplc="A432989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plc="D9A649F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 w:tplc="27589F6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1CE2D8E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04C3510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400709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ED545D7E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07500720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9272A53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60911FA"/>
    <w:multiLevelType w:val="hybridMultilevel"/>
    <w:tmpl w:val="8AEC28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7" w15:restartNumberingAfterBreak="0">
    <w:nsid w:val="773E47FD"/>
    <w:multiLevelType w:val="hybridMultilevel"/>
    <w:tmpl w:val="097659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8094E08"/>
    <w:multiLevelType w:val="hybridMultilevel"/>
    <w:tmpl w:val="2EDAABB4"/>
    <w:lvl w:ilvl="0" w:tplc="B812262C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A196ACF"/>
    <w:multiLevelType w:val="hybridMultilevel"/>
    <w:tmpl w:val="D2185D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0" w15:restartNumberingAfterBreak="0">
    <w:nsid w:val="7A985B13"/>
    <w:multiLevelType w:val="hybridMultilevel"/>
    <w:tmpl w:val="5EFC4B84"/>
    <w:lvl w:ilvl="0" w:tplc="562C42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06C016C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6DED30E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7AEC0EAA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E5D6C30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289EB554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6FA1C4A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8E8C1B58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58F0483C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1" w15:restartNumberingAfterBreak="0">
    <w:nsid w:val="7D63102A"/>
    <w:multiLevelType w:val="hybridMultilevel"/>
    <w:tmpl w:val="59B61634"/>
    <w:lvl w:ilvl="0" w:tplc="B812262C">
      <w:start w:val="1"/>
      <w:numFmt w:val="decimal"/>
      <w:lvlText w:val="%1."/>
      <w:lvlJc w:val="left"/>
      <w:pPr>
        <w:ind w:left="781" w:hanging="360"/>
      </w:pPr>
    </w:lvl>
    <w:lvl w:ilvl="1" w:tplc="04090019">
      <w:start w:val="1"/>
      <w:numFmt w:val="lowerLetter"/>
      <w:lvlText w:val="%2."/>
      <w:lvlJc w:val="left"/>
      <w:pPr>
        <w:ind w:left="1501" w:hanging="360"/>
      </w:pPr>
    </w:lvl>
    <w:lvl w:ilvl="2" w:tplc="0409001B" w:tentative="1">
      <w:start w:val="1"/>
      <w:numFmt w:val="lowerRoman"/>
      <w:lvlText w:val="%3."/>
      <w:lvlJc w:val="right"/>
      <w:pPr>
        <w:ind w:left="2221" w:hanging="180"/>
      </w:pPr>
    </w:lvl>
    <w:lvl w:ilvl="3" w:tplc="0409000F" w:tentative="1">
      <w:start w:val="1"/>
      <w:numFmt w:val="decimal"/>
      <w:lvlText w:val="%4."/>
      <w:lvlJc w:val="left"/>
      <w:pPr>
        <w:ind w:left="2941" w:hanging="360"/>
      </w:pPr>
    </w:lvl>
    <w:lvl w:ilvl="4" w:tplc="04090019" w:tentative="1">
      <w:start w:val="1"/>
      <w:numFmt w:val="lowerLetter"/>
      <w:lvlText w:val="%5."/>
      <w:lvlJc w:val="left"/>
      <w:pPr>
        <w:ind w:left="3661" w:hanging="360"/>
      </w:pPr>
    </w:lvl>
    <w:lvl w:ilvl="5" w:tplc="0409001B" w:tentative="1">
      <w:start w:val="1"/>
      <w:numFmt w:val="lowerRoman"/>
      <w:lvlText w:val="%6."/>
      <w:lvlJc w:val="right"/>
      <w:pPr>
        <w:ind w:left="4381" w:hanging="180"/>
      </w:pPr>
    </w:lvl>
    <w:lvl w:ilvl="6" w:tplc="0409000F" w:tentative="1">
      <w:start w:val="1"/>
      <w:numFmt w:val="decimal"/>
      <w:lvlText w:val="%7."/>
      <w:lvlJc w:val="left"/>
      <w:pPr>
        <w:ind w:left="5101" w:hanging="360"/>
      </w:pPr>
    </w:lvl>
    <w:lvl w:ilvl="7" w:tplc="04090019" w:tentative="1">
      <w:start w:val="1"/>
      <w:numFmt w:val="lowerLetter"/>
      <w:lvlText w:val="%8."/>
      <w:lvlJc w:val="left"/>
      <w:pPr>
        <w:ind w:left="5821" w:hanging="360"/>
      </w:pPr>
    </w:lvl>
    <w:lvl w:ilvl="8" w:tplc="0409001B" w:tentative="1">
      <w:start w:val="1"/>
      <w:numFmt w:val="lowerRoman"/>
      <w:lvlText w:val="%9."/>
      <w:lvlJc w:val="right"/>
      <w:pPr>
        <w:ind w:left="6541" w:hanging="180"/>
      </w:pPr>
    </w:lvl>
  </w:abstractNum>
  <w:abstractNum w:abstractNumId="72" w15:restartNumberingAfterBreak="0">
    <w:nsid w:val="7EC75E1E"/>
    <w:multiLevelType w:val="hybridMultilevel"/>
    <w:tmpl w:val="D5329F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1601809">
    <w:abstractNumId w:val="70"/>
  </w:num>
  <w:num w:numId="2" w16cid:durableId="1497258332">
    <w:abstractNumId w:val="44"/>
  </w:num>
  <w:num w:numId="3" w16cid:durableId="791754303">
    <w:abstractNumId w:val="61"/>
  </w:num>
  <w:num w:numId="4" w16cid:durableId="192504459">
    <w:abstractNumId w:val="47"/>
  </w:num>
  <w:num w:numId="5" w16cid:durableId="1643726973">
    <w:abstractNumId w:val="57"/>
  </w:num>
  <w:num w:numId="6" w16cid:durableId="1887453583">
    <w:abstractNumId w:val="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81558401">
    <w:abstractNumId w:val="23"/>
  </w:num>
  <w:num w:numId="8" w16cid:durableId="1294288855">
    <w:abstractNumId w:val="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03967435">
    <w:abstractNumId w:val="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086733185">
    <w:abstractNumId w:val="3"/>
  </w:num>
  <w:num w:numId="11" w16cid:durableId="889145838">
    <w:abstractNumId w:val="53"/>
  </w:num>
  <w:num w:numId="12" w16cid:durableId="220756206">
    <w:abstractNumId w:val="0"/>
  </w:num>
  <w:num w:numId="13" w16cid:durableId="1461994045">
    <w:abstractNumId w:val="55"/>
  </w:num>
  <w:num w:numId="14" w16cid:durableId="775100383">
    <w:abstractNumId w:val="54"/>
  </w:num>
  <w:num w:numId="15" w16cid:durableId="2092001102">
    <w:abstractNumId w:val="21"/>
  </w:num>
  <w:num w:numId="16" w16cid:durableId="68895142">
    <w:abstractNumId w:val="42"/>
  </w:num>
  <w:num w:numId="17" w16cid:durableId="572394707">
    <w:abstractNumId w:val="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656343752">
    <w:abstractNumId w:val="48"/>
  </w:num>
  <w:num w:numId="19" w16cid:durableId="529344482">
    <w:abstractNumId w:val="12"/>
  </w:num>
  <w:num w:numId="20" w16cid:durableId="120198478">
    <w:abstractNumId w:val="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843204106">
    <w:abstractNumId w:val="58"/>
  </w:num>
  <w:num w:numId="22" w16cid:durableId="1509979397">
    <w:abstractNumId w:val="32"/>
  </w:num>
  <w:num w:numId="23" w16cid:durableId="263463787">
    <w:abstractNumId w:val="24"/>
  </w:num>
  <w:num w:numId="24" w16cid:durableId="1548057094">
    <w:abstractNumId w:val="13"/>
  </w:num>
  <w:num w:numId="25" w16cid:durableId="2096004184">
    <w:abstractNumId w:val="35"/>
  </w:num>
  <w:num w:numId="26" w16cid:durableId="671297611">
    <w:abstractNumId w:val="6"/>
  </w:num>
  <w:num w:numId="27" w16cid:durableId="1919057050">
    <w:abstractNumId w:val="11"/>
  </w:num>
  <w:num w:numId="28" w16cid:durableId="958947276">
    <w:abstractNumId w:val="17"/>
  </w:num>
  <w:num w:numId="29" w16cid:durableId="209611558">
    <w:abstractNumId w:val="41"/>
  </w:num>
  <w:num w:numId="30" w16cid:durableId="1641574998">
    <w:abstractNumId w:val="50"/>
  </w:num>
  <w:num w:numId="31" w16cid:durableId="1740440826">
    <w:abstractNumId w:val="38"/>
  </w:num>
  <w:num w:numId="32" w16cid:durableId="1670132959">
    <w:abstractNumId w:val="63"/>
  </w:num>
  <w:num w:numId="33" w16cid:durableId="2060126633">
    <w:abstractNumId w:val="29"/>
  </w:num>
  <w:num w:numId="34" w16cid:durableId="561990781">
    <w:abstractNumId w:val="37"/>
  </w:num>
  <w:num w:numId="35" w16cid:durableId="1410344742">
    <w:abstractNumId w:val="8"/>
  </w:num>
  <w:num w:numId="36" w16cid:durableId="439490165">
    <w:abstractNumId w:val="7"/>
  </w:num>
  <w:num w:numId="37" w16cid:durableId="1077896600">
    <w:abstractNumId w:val="49"/>
  </w:num>
  <w:num w:numId="38" w16cid:durableId="570237011">
    <w:abstractNumId w:val="45"/>
  </w:num>
  <w:num w:numId="39" w16cid:durableId="10840355">
    <w:abstractNumId w:val="40"/>
  </w:num>
  <w:num w:numId="40" w16cid:durableId="1017347731">
    <w:abstractNumId w:val="18"/>
  </w:num>
  <w:num w:numId="41" w16cid:durableId="2049066912">
    <w:abstractNumId w:val="36"/>
  </w:num>
  <w:num w:numId="42" w16cid:durableId="59452189">
    <w:abstractNumId w:val="60"/>
  </w:num>
  <w:num w:numId="43" w16cid:durableId="1559976996">
    <w:abstractNumId w:val="4"/>
  </w:num>
  <w:num w:numId="44" w16cid:durableId="1292445409">
    <w:abstractNumId w:val="66"/>
  </w:num>
  <w:num w:numId="45" w16cid:durableId="1613704715">
    <w:abstractNumId w:val="69"/>
  </w:num>
  <w:num w:numId="46" w16cid:durableId="1810853683">
    <w:abstractNumId w:val="19"/>
  </w:num>
  <w:num w:numId="47" w16cid:durableId="76825600">
    <w:abstractNumId w:val="64"/>
  </w:num>
  <w:num w:numId="48" w16cid:durableId="459960836">
    <w:abstractNumId w:val="56"/>
  </w:num>
  <w:num w:numId="49" w16cid:durableId="1915972696">
    <w:abstractNumId w:val="22"/>
  </w:num>
  <w:num w:numId="50" w16cid:durableId="2041739201">
    <w:abstractNumId w:val="71"/>
  </w:num>
  <w:num w:numId="51" w16cid:durableId="1444885111">
    <w:abstractNumId w:val="68"/>
  </w:num>
  <w:num w:numId="52" w16cid:durableId="788551409">
    <w:abstractNumId w:val="31"/>
  </w:num>
  <w:num w:numId="53" w16cid:durableId="762923355">
    <w:abstractNumId w:val="39"/>
  </w:num>
  <w:num w:numId="54" w16cid:durableId="1291671749">
    <w:abstractNumId w:val="28"/>
  </w:num>
  <w:num w:numId="55" w16cid:durableId="420104946">
    <w:abstractNumId w:val="62"/>
  </w:num>
  <w:num w:numId="56" w16cid:durableId="954601489">
    <w:abstractNumId w:val="25"/>
  </w:num>
  <w:num w:numId="57" w16cid:durableId="1754160207">
    <w:abstractNumId w:val="72"/>
  </w:num>
  <w:num w:numId="58" w16cid:durableId="1320692661">
    <w:abstractNumId w:val="14"/>
  </w:num>
  <w:num w:numId="59" w16cid:durableId="815805657">
    <w:abstractNumId w:val="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 w16cid:durableId="1958247709">
    <w:abstractNumId w:val="5"/>
  </w:num>
  <w:num w:numId="61" w16cid:durableId="406651297">
    <w:abstractNumId w:val="1"/>
  </w:num>
  <w:num w:numId="62" w16cid:durableId="1733458558">
    <w:abstractNumId w:val="9"/>
  </w:num>
  <w:num w:numId="63" w16cid:durableId="1016155895">
    <w:abstractNumId w:val="33"/>
  </w:num>
  <w:num w:numId="64" w16cid:durableId="1703361365">
    <w:abstractNumId w:val="65"/>
  </w:num>
  <w:num w:numId="65" w16cid:durableId="1333409034">
    <w:abstractNumId w:val="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" w16cid:durableId="371542491">
    <w:abstractNumId w:val="26"/>
  </w:num>
  <w:num w:numId="67" w16cid:durableId="138217051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 w16cid:durableId="1543328634">
    <w:abstractNumId w:val="34"/>
  </w:num>
  <w:num w:numId="69" w16cid:durableId="697583100">
    <w:abstractNumId w:val="30"/>
  </w:num>
  <w:num w:numId="70" w16cid:durableId="178203074">
    <w:abstractNumId w:val="51"/>
  </w:num>
  <w:num w:numId="71" w16cid:durableId="739641268">
    <w:abstractNumId w:val="43"/>
  </w:num>
  <w:num w:numId="72" w16cid:durableId="918058638">
    <w:abstractNumId w:val="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3" w16cid:durableId="1470397632">
    <w:abstractNumId w:val="46"/>
  </w:num>
  <w:num w:numId="74" w16cid:durableId="705444795">
    <w:abstractNumId w:val="10"/>
  </w:num>
  <w:num w:numId="75" w16cid:durableId="73170480">
    <w:abstractNumId w:val="52"/>
  </w:num>
  <w:num w:numId="76" w16cid:durableId="1068377248">
    <w:abstractNumId w:val="16"/>
  </w:num>
  <w:num w:numId="77" w16cid:durableId="1054503911">
    <w:abstractNumId w:val="20"/>
  </w:num>
  <w:num w:numId="78" w16cid:durableId="1212184552">
    <w:abstractNumId w:val="67"/>
  </w:num>
  <w:num w:numId="79" w16cid:durableId="1267663170">
    <w:abstractNumId w:val="27"/>
  </w:num>
  <w:num w:numId="80" w16cid:durableId="1557202532">
    <w:abstractNumId w:val="59"/>
  </w:num>
  <w:num w:numId="81" w16cid:durableId="30956028">
    <w:abstractNumId w:val="2"/>
  </w:num>
  <w:num w:numId="82" w16cid:durableId="22946980">
    <w:abstractNumId w:val="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3" w16cid:durableId="1325355290">
    <w:abstractNumId w:val="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8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5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58C4"/>
    <w:rsid w:val="00000B79"/>
    <w:rsid w:val="00000D0F"/>
    <w:rsid w:val="000028E2"/>
    <w:rsid w:val="00002A5C"/>
    <w:rsid w:val="00002E3E"/>
    <w:rsid w:val="00002E51"/>
    <w:rsid w:val="000035BD"/>
    <w:rsid w:val="00004627"/>
    <w:rsid w:val="00004845"/>
    <w:rsid w:val="00005829"/>
    <w:rsid w:val="00006EB3"/>
    <w:rsid w:val="00007068"/>
    <w:rsid w:val="0000762D"/>
    <w:rsid w:val="00007C02"/>
    <w:rsid w:val="00007D79"/>
    <w:rsid w:val="0001177D"/>
    <w:rsid w:val="00011955"/>
    <w:rsid w:val="00011EE7"/>
    <w:rsid w:val="00011F24"/>
    <w:rsid w:val="0001356A"/>
    <w:rsid w:val="0001399E"/>
    <w:rsid w:val="00013EA0"/>
    <w:rsid w:val="0001687B"/>
    <w:rsid w:val="0001763E"/>
    <w:rsid w:val="000200AC"/>
    <w:rsid w:val="0002038B"/>
    <w:rsid w:val="00021F4E"/>
    <w:rsid w:val="0002240B"/>
    <w:rsid w:val="0002381A"/>
    <w:rsid w:val="0002404E"/>
    <w:rsid w:val="00025501"/>
    <w:rsid w:val="000279D5"/>
    <w:rsid w:val="00030833"/>
    <w:rsid w:val="00030A0F"/>
    <w:rsid w:val="00031AD4"/>
    <w:rsid w:val="0003278A"/>
    <w:rsid w:val="000332D3"/>
    <w:rsid w:val="00033655"/>
    <w:rsid w:val="00033AFB"/>
    <w:rsid w:val="00034277"/>
    <w:rsid w:val="00034CE0"/>
    <w:rsid w:val="00034D32"/>
    <w:rsid w:val="000350DC"/>
    <w:rsid w:val="0003667A"/>
    <w:rsid w:val="000369F0"/>
    <w:rsid w:val="00036C14"/>
    <w:rsid w:val="00036F15"/>
    <w:rsid w:val="000376D6"/>
    <w:rsid w:val="00037B73"/>
    <w:rsid w:val="00037F87"/>
    <w:rsid w:val="00045497"/>
    <w:rsid w:val="00046295"/>
    <w:rsid w:val="00046A5A"/>
    <w:rsid w:val="000471B7"/>
    <w:rsid w:val="000473FB"/>
    <w:rsid w:val="00047A46"/>
    <w:rsid w:val="000514B0"/>
    <w:rsid w:val="0005198E"/>
    <w:rsid w:val="00051F71"/>
    <w:rsid w:val="0005352E"/>
    <w:rsid w:val="00054B0C"/>
    <w:rsid w:val="00054B55"/>
    <w:rsid w:val="00055298"/>
    <w:rsid w:val="00055E61"/>
    <w:rsid w:val="0005630F"/>
    <w:rsid w:val="00056531"/>
    <w:rsid w:val="0005683A"/>
    <w:rsid w:val="00056F03"/>
    <w:rsid w:val="000603BE"/>
    <w:rsid w:val="00060954"/>
    <w:rsid w:val="00061421"/>
    <w:rsid w:val="00061695"/>
    <w:rsid w:val="000620C9"/>
    <w:rsid w:val="00062867"/>
    <w:rsid w:val="000635CE"/>
    <w:rsid w:val="00063A1C"/>
    <w:rsid w:val="00063C8D"/>
    <w:rsid w:val="000657E2"/>
    <w:rsid w:val="000664B7"/>
    <w:rsid w:val="00067BA3"/>
    <w:rsid w:val="000705C3"/>
    <w:rsid w:val="00070BD3"/>
    <w:rsid w:val="000712CD"/>
    <w:rsid w:val="00071BCD"/>
    <w:rsid w:val="00071FE4"/>
    <w:rsid w:val="00071FE6"/>
    <w:rsid w:val="00072C4F"/>
    <w:rsid w:val="0007427B"/>
    <w:rsid w:val="0007453E"/>
    <w:rsid w:val="00075454"/>
    <w:rsid w:val="0007594E"/>
    <w:rsid w:val="0007618F"/>
    <w:rsid w:val="00080B26"/>
    <w:rsid w:val="0008115D"/>
    <w:rsid w:val="00081A4C"/>
    <w:rsid w:val="00081A65"/>
    <w:rsid w:val="00081BE5"/>
    <w:rsid w:val="00081D63"/>
    <w:rsid w:val="0008328B"/>
    <w:rsid w:val="00083A5E"/>
    <w:rsid w:val="000845AF"/>
    <w:rsid w:val="00084CBF"/>
    <w:rsid w:val="000851E8"/>
    <w:rsid w:val="0009078C"/>
    <w:rsid w:val="00091430"/>
    <w:rsid w:val="000915DC"/>
    <w:rsid w:val="00092050"/>
    <w:rsid w:val="000922ED"/>
    <w:rsid w:val="000923B3"/>
    <w:rsid w:val="00093C68"/>
    <w:rsid w:val="00093CDE"/>
    <w:rsid w:val="00094960"/>
    <w:rsid w:val="00095853"/>
    <w:rsid w:val="000A004D"/>
    <w:rsid w:val="000A0973"/>
    <w:rsid w:val="000A26F0"/>
    <w:rsid w:val="000A3E42"/>
    <w:rsid w:val="000A489F"/>
    <w:rsid w:val="000A4F65"/>
    <w:rsid w:val="000A5C10"/>
    <w:rsid w:val="000A5F09"/>
    <w:rsid w:val="000A6B89"/>
    <w:rsid w:val="000B0498"/>
    <w:rsid w:val="000B051B"/>
    <w:rsid w:val="000B2ACE"/>
    <w:rsid w:val="000B3186"/>
    <w:rsid w:val="000B3FA4"/>
    <w:rsid w:val="000B5927"/>
    <w:rsid w:val="000B5EA3"/>
    <w:rsid w:val="000B689C"/>
    <w:rsid w:val="000B68A8"/>
    <w:rsid w:val="000B6C97"/>
    <w:rsid w:val="000B7073"/>
    <w:rsid w:val="000C066E"/>
    <w:rsid w:val="000C0F6F"/>
    <w:rsid w:val="000C1594"/>
    <w:rsid w:val="000C168E"/>
    <w:rsid w:val="000C262D"/>
    <w:rsid w:val="000C329D"/>
    <w:rsid w:val="000C371A"/>
    <w:rsid w:val="000C3883"/>
    <w:rsid w:val="000C3E89"/>
    <w:rsid w:val="000C4949"/>
    <w:rsid w:val="000C4E7B"/>
    <w:rsid w:val="000C51DB"/>
    <w:rsid w:val="000C5403"/>
    <w:rsid w:val="000C57A8"/>
    <w:rsid w:val="000C6223"/>
    <w:rsid w:val="000C7837"/>
    <w:rsid w:val="000D0F71"/>
    <w:rsid w:val="000D1EB1"/>
    <w:rsid w:val="000D23EE"/>
    <w:rsid w:val="000D2C53"/>
    <w:rsid w:val="000D55AD"/>
    <w:rsid w:val="000D69E6"/>
    <w:rsid w:val="000D7405"/>
    <w:rsid w:val="000E0354"/>
    <w:rsid w:val="000E4489"/>
    <w:rsid w:val="000E4636"/>
    <w:rsid w:val="000E52DC"/>
    <w:rsid w:val="000E5445"/>
    <w:rsid w:val="000E5679"/>
    <w:rsid w:val="000E5B87"/>
    <w:rsid w:val="000E602A"/>
    <w:rsid w:val="000E65AD"/>
    <w:rsid w:val="000E6B24"/>
    <w:rsid w:val="000E7B0D"/>
    <w:rsid w:val="000F069D"/>
    <w:rsid w:val="000F2B19"/>
    <w:rsid w:val="000F2D17"/>
    <w:rsid w:val="000F2D19"/>
    <w:rsid w:val="000F3CCB"/>
    <w:rsid w:val="000F3F57"/>
    <w:rsid w:val="000F4195"/>
    <w:rsid w:val="000F550F"/>
    <w:rsid w:val="000F5BEA"/>
    <w:rsid w:val="000F6C2A"/>
    <w:rsid w:val="000F6F85"/>
    <w:rsid w:val="000F7F9C"/>
    <w:rsid w:val="00100C47"/>
    <w:rsid w:val="00100FF5"/>
    <w:rsid w:val="0010251A"/>
    <w:rsid w:val="0010273D"/>
    <w:rsid w:val="00102C5E"/>
    <w:rsid w:val="00104247"/>
    <w:rsid w:val="00105770"/>
    <w:rsid w:val="001061C2"/>
    <w:rsid w:val="001119E8"/>
    <w:rsid w:val="00111E89"/>
    <w:rsid w:val="001130C4"/>
    <w:rsid w:val="001152B3"/>
    <w:rsid w:val="001166B6"/>
    <w:rsid w:val="00116B32"/>
    <w:rsid w:val="00120DB1"/>
    <w:rsid w:val="00121198"/>
    <w:rsid w:val="00121528"/>
    <w:rsid w:val="00121BE1"/>
    <w:rsid w:val="0012205C"/>
    <w:rsid w:val="00122832"/>
    <w:rsid w:val="00123D62"/>
    <w:rsid w:val="00123FC5"/>
    <w:rsid w:val="00124F74"/>
    <w:rsid w:val="001254D0"/>
    <w:rsid w:val="00125E6B"/>
    <w:rsid w:val="0012781E"/>
    <w:rsid w:val="0013350F"/>
    <w:rsid w:val="00135F9D"/>
    <w:rsid w:val="001365DC"/>
    <w:rsid w:val="00137058"/>
    <w:rsid w:val="00137BDD"/>
    <w:rsid w:val="00137FC7"/>
    <w:rsid w:val="0014090B"/>
    <w:rsid w:val="00140C11"/>
    <w:rsid w:val="001420DB"/>
    <w:rsid w:val="0014451C"/>
    <w:rsid w:val="00145135"/>
    <w:rsid w:val="00145396"/>
    <w:rsid w:val="00145905"/>
    <w:rsid w:val="0014763E"/>
    <w:rsid w:val="00147C48"/>
    <w:rsid w:val="00147FB8"/>
    <w:rsid w:val="0015088C"/>
    <w:rsid w:val="00152DFC"/>
    <w:rsid w:val="001535C0"/>
    <w:rsid w:val="0015584C"/>
    <w:rsid w:val="00155A93"/>
    <w:rsid w:val="00155DE3"/>
    <w:rsid w:val="00156265"/>
    <w:rsid w:val="00156B54"/>
    <w:rsid w:val="001571BB"/>
    <w:rsid w:val="0016204F"/>
    <w:rsid w:val="001629AC"/>
    <w:rsid w:val="00162BB8"/>
    <w:rsid w:val="00163AE9"/>
    <w:rsid w:val="001642D5"/>
    <w:rsid w:val="00165404"/>
    <w:rsid w:val="00165EA1"/>
    <w:rsid w:val="001671B1"/>
    <w:rsid w:val="0016788D"/>
    <w:rsid w:val="00167FFB"/>
    <w:rsid w:val="0017000F"/>
    <w:rsid w:val="00170EEF"/>
    <w:rsid w:val="00171DA0"/>
    <w:rsid w:val="00173EBA"/>
    <w:rsid w:val="0017421B"/>
    <w:rsid w:val="00175221"/>
    <w:rsid w:val="00175370"/>
    <w:rsid w:val="00176D3F"/>
    <w:rsid w:val="00180E8F"/>
    <w:rsid w:val="00181180"/>
    <w:rsid w:val="00181BA3"/>
    <w:rsid w:val="001821EA"/>
    <w:rsid w:val="001824FD"/>
    <w:rsid w:val="00182BF2"/>
    <w:rsid w:val="00182FDE"/>
    <w:rsid w:val="00184E54"/>
    <w:rsid w:val="001851CA"/>
    <w:rsid w:val="0018582D"/>
    <w:rsid w:val="001859A4"/>
    <w:rsid w:val="0018667C"/>
    <w:rsid w:val="001872B0"/>
    <w:rsid w:val="001900A1"/>
    <w:rsid w:val="00191E7B"/>
    <w:rsid w:val="00191F58"/>
    <w:rsid w:val="0019272A"/>
    <w:rsid w:val="00193778"/>
    <w:rsid w:val="00195CC5"/>
    <w:rsid w:val="001A08A4"/>
    <w:rsid w:val="001A0C5C"/>
    <w:rsid w:val="001A1828"/>
    <w:rsid w:val="001A1A46"/>
    <w:rsid w:val="001A23C6"/>
    <w:rsid w:val="001A283D"/>
    <w:rsid w:val="001A3880"/>
    <w:rsid w:val="001A3D06"/>
    <w:rsid w:val="001A4CE5"/>
    <w:rsid w:val="001A5E3E"/>
    <w:rsid w:val="001A5F3C"/>
    <w:rsid w:val="001A7A72"/>
    <w:rsid w:val="001B0D96"/>
    <w:rsid w:val="001B0E53"/>
    <w:rsid w:val="001B48AD"/>
    <w:rsid w:val="001B48CF"/>
    <w:rsid w:val="001B4B22"/>
    <w:rsid w:val="001B4CFC"/>
    <w:rsid w:val="001B533E"/>
    <w:rsid w:val="001B5438"/>
    <w:rsid w:val="001B5F20"/>
    <w:rsid w:val="001B6958"/>
    <w:rsid w:val="001B7D6B"/>
    <w:rsid w:val="001C00DA"/>
    <w:rsid w:val="001C09C7"/>
    <w:rsid w:val="001C0F48"/>
    <w:rsid w:val="001C11EF"/>
    <w:rsid w:val="001C1518"/>
    <w:rsid w:val="001C1C42"/>
    <w:rsid w:val="001C1C6A"/>
    <w:rsid w:val="001C1E6E"/>
    <w:rsid w:val="001C3619"/>
    <w:rsid w:val="001C47A6"/>
    <w:rsid w:val="001C4F9A"/>
    <w:rsid w:val="001C54F9"/>
    <w:rsid w:val="001C5A45"/>
    <w:rsid w:val="001C60D2"/>
    <w:rsid w:val="001C79BD"/>
    <w:rsid w:val="001D078F"/>
    <w:rsid w:val="001D0D5C"/>
    <w:rsid w:val="001D361E"/>
    <w:rsid w:val="001D3E18"/>
    <w:rsid w:val="001D4305"/>
    <w:rsid w:val="001D4437"/>
    <w:rsid w:val="001D4536"/>
    <w:rsid w:val="001D7DC2"/>
    <w:rsid w:val="001E0EC9"/>
    <w:rsid w:val="001E274A"/>
    <w:rsid w:val="001E509F"/>
    <w:rsid w:val="001E5912"/>
    <w:rsid w:val="001E6C0E"/>
    <w:rsid w:val="001E766B"/>
    <w:rsid w:val="001F0DD3"/>
    <w:rsid w:val="001F1065"/>
    <w:rsid w:val="001F15D4"/>
    <w:rsid w:val="001F172A"/>
    <w:rsid w:val="001F2F1D"/>
    <w:rsid w:val="001F327B"/>
    <w:rsid w:val="001F3413"/>
    <w:rsid w:val="001F3993"/>
    <w:rsid w:val="001F3EDD"/>
    <w:rsid w:val="001F58FA"/>
    <w:rsid w:val="001F611A"/>
    <w:rsid w:val="001F7653"/>
    <w:rsid w:val="001F7912"/>
    <w:rsid w:val="00200059"/>
    <w:rsid w:val="00200099"/>
    <w:rsid w:val="00203149"/>
    <w:rsid w:val="00203FD6"/>
    <w:rsid w:val="0020652E"/>
    <w:rsid w:val="002077DF"/>
    <w:rsid w:val="00207A51"/>
    <w:rsid w:val="00207B79"/>
    <w:rsid w:val="00207D93"/>
    <w:rsid w:val="00207EA3"/>
    <w:rsid w:val="0021036C"/>
    <w:rsid w:val="00210A79"/>
    <w:rsid w:val="00210D82"/>
    <w:rsid w:val="00212451"/>
    <w:rsid w:val="00213A6E"/>
    <w:rsid w:val="00213AC9"/>
    <w:rsid w:val="00213B54"/>
    <w:rsid w:val="00213DA0"/>
    <w:rsid w:val="00213DD8"/>
    <w:rsid w:val="00213E21"/>
    <w:rsid w:val="002151FD"/>
    <w:rsid w:val="002173FE"/>
    <w:rsid w:val="002177AA"/>
    <w:rsid w:val="00217ADF"/>
    <w:rsid w:val="002201C1"/>
    <w:rsid w:val="0022087A"/>
    <w:rsid w:val="002219F9"/>
    <w:rsid w:val="002235C1"/>
    <w:rsid w:val="002238E4"/>
    <w:rsid w:val="002248D6"/>
    <w:rsid w:val="002267E4"/>
    <w:rsid w:val="00226C8C"/>
    <w:rsid w:val="00227E57"/>
    <w:rsid w:val="00230382"/>
    <w:rsid w:val="00231579"/>
    <w:rsid w:val="00231E68"/>
    <w:rsid w:val="00233645"/>
    <w:rsid w:val="002338A3"/>
    <w:rsid w:val="00235955"/>
    <w:rsid w:val="00235E46"/>
    <w:rsid w:val="0023671E"/>
    <w:rsid w:val="00236784"/>
    <w:rsid w:val="00236F9D"/>
    <w:rsid w:val="0024027F"/>
    <w:rsid w:val="00240F28"/>
    <w:rsid w:val="00242796"/>
    <w:rsid w:val="00242E8E"/>
    <w:rsid w:val="002437DE"/>
    <w:rsid w:val="0024400C"/>
    <w:rsid w:val="002442DD"/>
    <w:rsid w:val="00247D2D"/>
    <w:rsid w:val="00250092"/>
    <w:rsid w:val="002521B0"/>
    <w:rsid w:val="00252C5B"/>
    <w:rsid w:val="00253495"/>
    <w:rsid w:val="002543A6"/>
    <w:rsid w:val="00254F27"/>
    <w:rsid w:val="002553CA"/>
    <w:rsid w:val="00255690"/>
    <w:rsid w:val="00255890"/>
    <w:rsid w:val="00255C2F"/>
    <w:rsid w:val="00257072"/>
    <w:rsid w:val="002576A5"/>
    <w:rsid w:val="002576C9"/>
    <w:rsid w:val="00257AF2"/>
    <w:rsid w:val="00260250"/>
    <w:rsid w:val="00260616"/>
    <w:rsid w:val="002607E5"/>
    <w:rsid w:val="00260E50"/>
    <w:rsid w:val="0026165C"/>
    <w:rsid w:val="00261CCE"/>
    <w:rsid w:val="002633B1"/>
    <w:rsid w:val="00264766"/>
    <w:rsid w:val="00264857"/>
    <w:rsid w:val="00264AD0"/>
    <w:rsid w:val="002650AC"/>
    <w:rsid w:val="0026682A"/>
    <w:rsid w:val="00267485"/>
    <w:rsid w:val="00267E66"/>
    <w:rsid w:val="0027070C"/>
    <w:rsid w:val="0027205B"/>
    <w:rsid w:val="0027258C"/>
    <w:rsid w:val="00272E44"/>
    <w:rsid w:val="00272FF4"/>
    <w:rsid w:val="00273018"/>
    <w:rsid w:val="00274ECC"/>
    <w:rsid w:val="00276039"/>
    <w:rsid w:val="0027656B"/>
    <w:rsid w:val="00276BC1"/>
    <w:rsid w:val="00277ACA"/>
    <w:rsid w:val="0028028E"/>
    <w:rsid w:val="00280C80"/>
    <w:rsid w:val="00282B23"/>
    <w:rsid w:val="002841DC"/>
    <w:rsid w:val="0028438A"/>
    <w:rsid w:val="00284A12"/>
    <w:rsid w:val="002857C0"/>
    <w:rsid w:val="002860CB"/>
    <w:rsid w:val="00286116"/>
    <w:rsid w:val="00287294"/>
    <w:rsid w:val="0028733F"/>
    <w:rsid w:val="00287851"/>
    <w:rsid w:val="00290633"/>
    <w:rsid w:val="00291691"/>
    <w:rsid w:val="00291CF5"/>
    <w:rsid w:val="0029226F"/>
    <w:rsid w:val="00292814"/>
    <w:rsid w:val="00292909"/>
    <w:rsid w:val="00292E86"/>
    <w:rsid w:val="00294842"/>
    <w:rsid w:val="0029657B"/>
    <w:rsid w:val="00297B26"/>
    <w:rsid w:val="002A0A06"/>
    <w:rsid w:val="002A1CA8"/>
    <w:rsid w:val="002A244F"/>
    <w:rsid w:val="002A3BC4"/>
    <w:rsid w:val="002A44A2"/>
    <w:rsid w:val="002A458B"/>
    <w:rsid w:val="002A47A0"/>
    <w:rsid w:val="002A522F"/>
    <w:rsid w:val="002A55A7"/>
    <w:rsid w:val="002A5AD9"/>
    <w:rsid w:val="002A6DED"/>
    <w:rsid w:val="002A75C9"/>
    <w:rsid w:val="002A78C1"/>
    <w:rsid w:val="002B0246"/>
    <w:rsid w:val="002B12B5"/>
    <w:rsid w:val="002B1D07"/>
    <w:rsid w:val="002B2337"/>
    <w:rsid w:val="002B235B"/>
    <w:rsid w:val="002B43E7"/>
    <w:rsid w:val="002B45D7"/>
    <w:rsid w:val="002B5407"/>
    <w:rsid w:val="002B5A79"/>
    <w:rsid w:val="002B5FEA"/>
    <w:rsid w:val="002B659C"/>
    <w:rsid w:val="002B65AC"/>
    <w:rsid w:val="002B7011"/>
    <w:rsid w:val="002B7483"/>
    <w:rsid w:val="002B7964"/>
    <w:rsid w:val="002C2B65"/>
    <w:rsid w:val="002C3054"/>
    <w:rsid w:val="002C30A3"/>
    <w:rsid w:val="002C38B8"/>
    <w:rsid w:val="002C3BAA"/>
    <w:rsid w:val="002C57DC"/>
    <w:rsid w:val="002C6AFB"/>
    <w:rsid w:val="002C6C00"/>
    <w:rsid w:val="002C6D6C"/>
    <w:rsid w:val="002C7F27"/>
    <w:rsid w:val="002D33DF"/>
    <w:rsid w:val="002D343B"/>
    <w:rsid w:val="002D3B8D"/>
    <w:rsid w:val="002D6D75"/>
    <w:rsid w:val="002E039D"/>
    <w:rsid w:val="002E1C79"/>
    <w:rsid w:val="002E1FFD"/>
    <w:rsid w:val="002E2682"/>
    <w:rsid w:val="002E2914"/>
    <w:rsid w:val="002E380B"/>
    <w:rsid w:val="002E3C62"/>
    <w:rsid w:val="002E4031"/>
    <w:rsid w:val="002E415C"/>
    <w:rsid w:val="002E526F"/>
    <w:rsid w:val="002E5D86"/>
    <w:rsid w:val="002E7870"/>
    <w:rsid w:val="002E79B3"/>
    <w:rsid w:val="002E7F1A"/>
    <w:rsid w:val="002F0D1C"/>
    <w:rsid w:val="002F1406"/>
    <w:rsid w:val="002F14CA"/>
    <w:rsid w:val="002F19C2"/>
    <w:rsid w:val="002F1F9A"/>
    <w:rsid w:val="002F289E"/>
    <w:rsid w:val="002F35D4"/>
    <w:rsid w:val="002F3D7C"/>
    <w:rsid w:val="002F3F5D"/>
    <w:rsid w:val="002F42DF"/>
    <w:rsid w:val="002F554E"/>
    <w:rsid w:val="002F55C7"/>
    <w:rsid w:val="002F5AE4"/>
    <w:rsid w:val="002F6E5E"/>
    <w:rsid w:val="00300C2B"/>
    <w:rsid w:val="00301B6C"/>
    <w:rsid w:val="00303BA9"/>
    <w:rsid w:val="00306812"/>
    <w:rsid w:val="00307733"/>
    <w:rsid w:val="00310896"/>
    <w:rsid w:val="003112AD"/>
    <w:rsid w:val="00311B80"/>
    <w:rsid w:val="003124FC"/>
    <w:rsid w:val="003126F0"/>
    <w:rsid w:val="00312D02"/>
    <w:rsid w:val="00312E47"/>
    <w:rsid w:val="00313194"/>
    <w:rsid w:val="003139F9"/>
    <w:rsid w:val="003158C4"/>
    <w:rsid w:val="00315B60"/>
    <w:rsid w:val="00316AB2"/>
    <w:rsid w:val="00316D49"/>
    <w:rsid w:val="003177C8"/>
    <w:rsid w:val="003211E0"/>
    <w:rsid w:val="00322722"/>
    <w:rsid w:val="00323102"/>
    <w:rsid w:val="0032312C"/>
    <w:rsid w:val="00323559"/>
    <w:rsid w:val="003253CC"/>
    <w:rsid w:val="003269C5"/>
    <w:rsid w:val="003276DF"/>
    <w:rsid w:val="00330895"/>
    <w:rsid w:val="00330F77"/>
    <w:rsid w:val="00331071"/>
    <w:rsid w:val="00332A3A"/>
    <w:rsid w:val="003345FC"/>
    <w:rsid w:val="003348F4"/>
    <w:rsid w:val="0033553A"/>
    <w:rsid w:val="003356E7"/>
    <w:rsid w:val="00336172"/>
    <w:rsid w:val="00336DBB"/>
    <w:rsid w:val="003375F0"/>
    <w:rsid w:val="0034196E"/>
    <w:rsid w:val="00341B42"/>
    <w:rsid w:val="00341FBB"/>
    <w:rsid w:val="00342869"/>
    <w:rsid w:val="00343EFC"/>
    <w:rsid w:val="0034445C"/>
    <w:rsid w:val="00346AE6"/>
    <w:rsid w:val="0034715A"/>
    <w:rsid w:val="0035412F"/>
    <w:rsid w:val="00354367"/>
    <w:rsid w:val="00354A33"/>
    <w:rsid w:val="003578EC"/>
    <w:rsid w:val="00361BE2"/>
    <w:rsid w:val="00363E00"/>
    <w:rsid w:val="00367843"/>
    <w:rsid w:val="00370E60"/>
    <w:rsid w:val="00371201"/>
    <w:rsid w:val="00371340"/>
    <w:rsid w:val="003720D0"/>
    <w:rsid w:val="0037232E"/>
    <w:rsid w:val="0037275C"/>
    <w:rsid w:val="00373ADF"/>
    <w:rsid w:val="00374D33"/>
    <w:rsid w:val="003766BB"/>
    <w:rsid w:val="00377D73"/>
    <w:rsid w:val="00381058"/>
    <w:rsid w:val="00382024"/>
    <w:rsid w:val="00382C0B"/>
    <w:rsid w:val="00383EF8"/>
    <w:rsid w:val="00384557"/>
    <w:rsid w:val="00385388"/>
    <w:rsid w:val="00385BBF"/>
    <w:rsid w:val="0039117C"/>
    <w:rsid w:val="00391CBC"/>
    <w:rsid w:val="00391CD9"/>
    <w:rsid w:val="003938B4"/>
    <w:rsid w:val="003946D7"/>
    <w:rsid w:val="00394D41"/>
    <w:rsid w:val="003954EE"/>
    <w:rsid w:val="0039677B"/>
    <w:rsid w:val="00396B49"/>
    <w:rsid w:val="003A0172"/>
    <w:rsid w:val="003A041A"/>
    <w:rsid w:val="003A04A3"/>
    <w:rsid w:val="003A06FE"/>
    <w:rsid w:val="003A0988"/>
    <w:rsid w:val="003A09EF"/>
    <w:rsid w:val="003A120C"/>
    <w:rsid w:val="003A1BE4"/>
    <w:rsid w:val="003A2AE2"/>
    <w:rsid w:val="003A3084"/>
    <w:rsid w:val="003A37AF"/>
    <w:rsid w:val="003A4042"/>
    <w:rsid w:val="003A44D6"/>
    <w:rsid w:val="003A45E2"/>
    <w:rsid w:val="003A4B1F"/>
    <w:rsid w:val="003A570B"/>
    <w:rsid w:val="003A7A64"/>
    <w:rsid w:val="003B0351"/>
    <w:rsid w:val="003B0381"/>
    <w:rsid w:val="003B0562"/>
    <w:rsid w:val="003B091E"/>
    <w:rsid w:val="003B12A5"/>
    <w:rsid w:val="003B217E"/>
    <w:rsid w:val="003B22A9"/>
    <w:rsid w:val="003B290F"/>
    <w:rsid w:val="003B2F6A"/>
    <w:rsid w:val="003B3819"/>
    <w:rsid w:val="003B50ED"/>
    <w:rsid w:val="003B5672"/>
    <w:rsid w:val="003B599A"/>
    <w:rsid w:val="003B7B95"/>
    <w:rsid w:val="003C003B"/>
    <w:rsid w:val="003C0366"/>
    <w:rsid w:val="003C177C"/>
    <w:rsid w:val="003C242C"/>
    <w:rsid w:val="003C330D"/>
    <w:rsid w:val="003C3588"/>
    <w:rsid w:val="003C41D4"/>
    <w:rsid w:val="003C43BB"/>
    <w:rsid w:val="003C58D0"/>
    <w:rsid w:val="003C6E7C"/>
    <w:rsid w:val="003C76AF"/>
    <w:rsid w:val="003D0743"/>
    <w:rsid w:val="003D078C"/>
    <w:rsid w:val="003D261E"/>
    <w:rsid w:val="003D2DCB"/>
    <w:rsid w:val="003D39E5"/>
    <w:rsid w:val="003D3C57"/>
    <w:rsid w:val="003D3DA1"/>
    <w:rsid w:val="003D54F2"/>
    <w:rsid w:val="003D5C79"/>
    <w:rsid w:val="003D6F0A"/>
    <w:rsid w:val="003D78D1"/>
    <w:rsid w:val="003D7B9F"/>
    <w:rsid w:val="003E02CA"/>
    <w:rsid w:val="003E4E5B"/>
    <w:rsid w:val="003E509C"/>
    <w:rsid w:val="003E5268"/>
    <w:rsid w:val="003E5C55"/>
    <w:rsid w:val="003F1C44"/>
    <w:rsid w:val="003F27CE"/>
    <w:rsid w:val="003F30FF"/>
    <w:rsid w:val="003F3F45"/>
    <w:rsid w:val="003F3FA2"/>
    <w:rsid w:val="003F4AA5"/>
    <w:rsid w:val="003F51EF"/>
    <w:rsid w:val="003F61B6"/>
    <w:rsid w:val="003F625E"/>
    <w:rsid w:val="003F6B97"/>
    <w:rsid w:val="00400272"/>
    <w:rsid w:val="00401056"/>
    <w:rsid w:val="004018E0"/>
    <w:rsid w:val="004035FD"/>
    <w:rsid w:val="004040D8"/>
    <w:rsid w:val="00405498"/>
    <w:rsid w:val="00405658"/>
    <w:rsid w:val="004056A7"/>
    <w:rsid w:val="00405701"/>
    <w:rsid w:val="00406C84"/>
    <w:rsid w:val="0040778E"/>
    <w:rsid w:val="004079DE"/>
    <w:rsid w:val="004135DC"/>
    <w:rsid w:val="00414DBE"/>
    <w:rsid w:val="0041556A"/>
    <w:rsid w:val="00415BBE"/>
    <w:rsid w:val="00415D96"/>
    <w:rsid w:val="00416AA1"/>
    <w:rsid w:val="004174AD"/>
    <w:rsid w:val="00417BDF"/>
    <w:rsid w:val="00417CCB"/>
    <w:rsid w:val="00417CD0"/>
    <w:rsid w:val="0042082F"/>
    <w:rsid w:val="00420E5A"/>
    <w:rsid w:val="00420FFA"/>
    <w:rsid w:val="00421114"/>
    <w:rsid w:val="004221D5"/>
    <w:rsid w:val="004230E8"/>
    <w:rsid w:val="004236DE"/>
    <w:rsid w:val="0042402A"/>
    <w:rsid w:val="00424259"/>
    <w:rsid w:val="004258D3"/>
    <w:rsid w:val="00425B71"/>
    <w:rsid w:val="00425EBC"/>
    <w:rsid w:val="004278CB"/>
    <w:rsid w:val="0043011D"/>
    <w:rsid w:val="00430442"/>
    <w:rsid w:val="004306EF"/>
    <w:rsid w:val="00430C49"/>
    <w:rsid w:val="00432A84"/>
    <w:rsid w:val="004366FC"/>
    <w:rsid w:val="004374CC"/>
    <w:rsid w:val="00440518"/>
    <w:rsid w:val="00441976"/>
    <w:rsid w:val="00442252"/>
    <w:rsid w:val="004438E4"/>
    <w:rsid w:val="00443B2E"/>
    <w:rsid w:val="00444504"/>
    <w:rsid w:val="00446393"/>
    <w:rsid w:val="00446438"/>
    <w:rsid w:val="004469AC"/>
    <w:rsid w:val="00447575"/>
    <w:rsid w:val="0045006B"/>
    <w:rsid w:val="00450DF3"/>
    <w:rsid w:val="00451333"/>
    <w:rsid w:val="00451724"/>
    <w:rsid w:val="00451888"/>
    <w:rsid w:val="0045310A"/>
    <w:rsid w:val="0045360C"/>
    <w:rsid w:val="00453E50"/>
    <w:rsid w:val="00453FF0"/>
    <w:rsid w:val="0045525C"/>
    <w:rsid w:val="00456324"/>
    <w:rsid w:val="00456E75"/>
    <w:rsid w:val="00457455"/>
    <w:rsid w:val="00457DBA"/>
    <w:rsid w:val="00462058"/>
    <w:rsid w:val="00463605"/>
    <w:rsid w:val="00465946"/>
    <w:rsid w:val="00466FC4"/>
    <w:rsid w:val="00467147"/>
    <w:rsid w:val="00467D73"/>
    <w:rsid w:val="00471599"/>
    <w:rsid w:val="00472824"/>
    <w:rsid w:val="00472C2A"/>
    <w:rsid w:val="004731B0"/>
    <w:rsid w:val="0047371B"/>
    <w:rsid w:val="0047405F"/>
    <w:rsid w:val="00475BFA"/>
    <w:rsid w:val="00476268"/>
    <w:rsid w:val="00480F25"/>
    <w:rsid w:val="00481FD3"/>
    <w:rsid w:val="0048274C"/>
    <w:rsid w:val="00482C07"/>
    <w:rsid w:val="004839BD"/>
    <w:rsid w:val="0048423B"/>
    <w:rsid w:val="00485099"/>
    <w:rsid w:val="00485612"/>
    <w:rsid w:val="004857C4"/>
    <w:rsid w:val="00485D1A"/>
    <w:rsid w:val="004860EE"/>
    <w:rsid w:val="0048797B"/>
    <w:rsid w:val="004906BE"/>
    <w:rsid w:val="00490C40"/>
    <w:rsid w:val="00490D9E"/>
    <w:rsid w:val="004911C4"/>
    <w:rsid w:val="004920FC"/>
    <w:rsid w:val="0049228E"/>
    <w:rsid w:val="004927CD"/>
    <w:rsid w:val="00493648"/>
    <w:rsid w:val="00496400"/>
    <w:rsid w:val="00497374"/>
    <w:rsid w:val="004A101A"/>
    <w:rsid w:val="004A1F21"/>
    <w:rsid w:val="004A262C"/>
    <w:rsid w:val="004A299D"/>
    <w:rsid w:val="004A2A5C"/>
    <w:rsid w:val="004A43D8"/>
    <w:rsid w:val="004A43F4"/>
    <w:rsid w:val="004A52A6"/>
    <w:rsid w:val="004A5A43"/>
    <w:rsid w:val="004A65E6"/>
    <w:rsid w:val="004A6C0F"/>
    <w:rsid w:val="004B0A28"/>
    <w:rsid w:val="004B0A74"/>
    <w:rsid w:val="004B0BE2"/>
    <w:rsid w:val="004B17C7"/>
    <w:rsid w:val="004B213F"/>
    <w:rsid w:val="004B2D8A"/>
    <w:rsid w:val="004B3968"/>
    <w:rsid w:val="004B3F69"/>
    <w:rsid w:val="004B43CD"/>
    <w:rsid w:val="004B47EF"/>
    <w:rsid w:val="004B4AF8"/>
    <w:rsid w:val="004B4CD9"/>
    <w:rsid w:val="004B6608"/>
    <w:rsid w:val="004B7D6D"/>
    <w:rsid w:val="004C1E7F"/>
    <w:rsid w:val="004C2296"/>
    <w:rsid w:val="004C65FF"/>
    <w:rsid w:val="004C66EA"/>
    <w:rsid w:val="004C760A"/>
    <w:rsid w:val="004C7FE8"/>
    <w:rsid w:val="004C7FED"/>
    <w:rsid w:val="004D0327"/>
    <w:rsid w:val="004D0B9D"/>
    <w:rsid w:val="004D292F"/>
    <w:rsid w:val="004D2A15"/>
    <w:rsid w:val="004D63CA"/>
    <w:rsid w:val="004D6AEF"/>
    <w:rsid w:val="004D7C7A"/>
    <w:rsid w:val="004E0CFD"/>
    <w:rsid w:val="004E18B2"/>
    <w:rsid w:val="004E2707"/>
    <w:rsid w:val="004E2E15"/>
    <w:rsid w:val="004E5A62"/>
    <w:rsid w:val="004E662E"/>
    <w:rsid w:val="004E6D60"/>
    <w:rsid w:val="004F262C"/>
    <w:rsid w:val="004F2B52"/>
    <w:rsid w:val="004F2DAF"/>
    <w:rsid w:val="004F3472"/>
    <w:rsid w:val="004F3DD0"/>
    <w:rsid w:val="004F55C8"/>
    <w:rsid w:val="004F71D8"/>
    <w:rsid w:val="00500AF6"/>
    <w:rsid w:val="00500E34"/>
    <w:rsid w:val="00500F0B"/>
    <w:rsid w:val="00501C14"/>
    <w:rsid w:val="005026F9"/>
    <w:rsid w:val="00502769"/>
    <w:rsid w:val="00503784"/>
    <w:rsid w:val="00503DD8"/>
    <w:rsid w:val="005042FC"/>
    <w:rsid w:val="005050C2"/>
    <w:rsid w:val="00505C50"/>
    <w:rsid w:val="00506035"/>
    <w:rsid w:val="0050610A"/>
    <w:rsid w:val="00506275"/>
    <w:rsid w:val="005069DD"/>
    <w:rsid w:val="005070EC"/>
    <w:rsid w:val="00507FCA"/>
    <w:rsid w:val="005111DE"/>
    <w:rsid w:val="00511F40"/>
    <w:rsid w:val="005127F0"/>
    <w:rsid w:val="00514DAF"/>
    <w:rsid w:val="0051513D"/>
    <w:rsid w:val="0051581F"/>
    <w:rsid w:val="00515905"/>
    <w:rsid w:val="00515C10"/>
    <w:rsid w:val="00515C4A"/>
    <w:rsid w:val="00520CD4"/>
    <w:rsid w:val="005222F2"/>
    <w:rsid w:val="005225B2"/>
    <w:rsid w:val="0052361B"/>
    <w:rsid w:val="00523C7E"/>
    <w:rsid w:val="00525BC1"/>
    <w:rsid w:val="00525E39"/>
    <w:rsid w:val="00525FC6"/>
    <w:rsid w:val="00526848"/>
    <w:rsid w:val="00527E59"/>
    <w:rsid w:val="00530D07"/>
    <w:rsid w:val="00533019"/>
    <w:rsid w:val="005365D7"/>
    <w:rsid w:val="00537B35"/>
    <w:rsid w:val="005409F9"/>
    <w:rsid w:val="00540A18"/>
    <w:rsid w:val="00540E6B"/>
    <w:rsid w:val="00540FFD"/>
    <w:rsid w:val="00542AF4"/>
    <w:rsid w:val="00542B58"/>
    <w:rsid w:val="0054352E"/>
    <w:rsid w:val="00543D44"/>
    <w:rsid w:val="00544223"/>
    <w:rsid w:val="00545C41"/>
    <w:rsid w:val="005463C2"/>
    <w:rsid w:val="00546CC3"/>
    <w:rsid w:val="0054731E"/>
    <w:rsid w:val="00551941"/>
    <w:rsid w:val="00552EDC"/>
    <w:rsid w:val="00556519"/>
    <w:rsid w:val="00556FAB"/>
    <w:rsid w:val="005609E1"/>
    <w:rsid w:val="00561539"/>
    <w:rsid w:val="00561873"/>
    <w:rsid w:val="00561A5E"/>
    <w:rsid w:val="0056336C"/>
    <w:rsid w:val="005642E9"/>
    <w:rsid w:val="00564913"/>
    <w:rsid w:val="00566B31"/>
    <w:rsid w:val="00566E6D"/>
    <w:rsid w:val="005675F9"/>
    <w:rsid w:val="00570BF1"/>
    <w:rsid w:val="00571172"/>
    <w:rsid w:val="005714E0"/>
    <w:rsid w:val="005736E9"/>
    <w:rsid w:val="00580AEE"/>
    <w:rsid w:val="00580B71"/>
    <w:rsid w:val="0058168D"/>
    <w:rsid w:val="00581767"/>
    <w:rsid w:val="00582644"/>
    <w:rsid w:val="00582E7C"/>
    <w:rsid w:val="00582FC4"/>
    <w:rsid w:val="0058378F"/>
    <w:rsid w:val="0058543E"/>
    <w:rsid w:val="0058581E"/>
    <w:rsid w:val="005862CC"/>
    <w:rsid w:val="005870EE"/>
    <w:rsid w:val="0058765D"/>
    <w:rsid w:val="0059081E"/>
    <w:rsid w:val="00590822"/>
    <w:rsid w:val="00592689"/>
    <w:rsid w:val="005946F8"/>
    <w:rsid w:val="00594796"/>
    <w:rsid w:val="005948F8"/>
    <w:rsid w:val="00594ED0"/>
    <w:rsid w:val="00594EDA"/>
    <w:rsid w:val="00594FD2"/>
    <w:rsid w:val="005963D2"/>
    <w:rsid w:val="0059688D"/>
    <w:rsid w:val="00596B19"/>
    <w:rsid w:val="005A2141"/>
    <w:rsid w:val="005A285C"/>
    <w:rsid w:val="005A2F10"/>
    <w:rsid w:val="005A31F5"/>
    <w:rsid w:val="005A618A"/>
    <w:rsid w:val="005B0B41"/>
    <w:rsid w:val="005B1047"/>
    <w:rsid w:val="005B11CF"/>
    <w:rsid w:val="005B1813"/>
    <w:rsid w:val="005B1E69"/>
    <w:rsid w:val="005B2E9C"/>
    <w:rsid w:val="005B2F3C"/>
    <w:rsid w:val="005B3DF1"/>
    <w:rsid w:val="005B4869"/>
    <w:rsid w:val="005B4C05"/>
    <w:rsid w:val="005B5287"/>
    <w:rsid w:val="005B5479"/>
    <w:rsid w:val="005B5EFF"/>
    <w:rsid w:val="005B63EE"/>
    <w:rsid w:val="005C0ECA"/>
    <w:rsid w:val="005C15CC"/>
    <w:rsid w:val="005C16CC"/>
    <w:rsid w:val="005C2665"/>
    <w:rsid w:val="005C2889"/>
    <w:rsid w:val="005C411B"/>
    <w:rsid w:val="005C441B"/>
    <w:rsid w:val="005C441E"/>
    <w:rsid w:val="005C4DA6"/>
    <w:rsid w:val="005C513F"/>
    <w:rsid w:val="005C69F2"/>
    <w:rsid w:val="005D0397"/>
    <w:rsid w:val="005D0A69"/>
    <w:rsid w:val="005D2B3B"/>
    <w:rsid w:val="005D3762"/>
    <w:rsid w:val="005D3B81"/>
    <w:rsid w:val="005D3E74"/>
    <w:rsid w:val="005D5FF0"/>
    <w:rsid w:val="005D72CB"/>
    <w:rsid w:val="005D7430"/>
    <w:rsid w:val="005D7D6B"/>
    <w:rsid w:val="005E04F6"/>
    <w:rsid w:val="005E467F"/>
    <w:rsid w:val="005E4B30"/>
    <w:rsid w:val="005E5136"/>
    <w:rsid w:val="005E6B77"/>
    <w:rsid w:val="005F033E"/>
    <w:rsid w:val="005F0703"/>
    <w:rsid w:val="005F0796"/>
    <w:rsid w:val="005F0CE8"/>
    <w:rsid w:val="005F3695"/>
    <w:rsid w:val="005F3E66"/>
    <w:rsid w:val="005F4937"/>
    <w:rsid w:val="005F5A48"/>
    <w:rsid w:val="005F6D78"/>
    <w:rsid w:val="005F7C25"/>
    <w:rsid w:val="00600178"/>
    <w:rsid w:val="0060064A"/>
    <w:rsid w:val="00600E94"/>
    <w:rsid w:val="00601BEC"/>
    <w:rsid w:val="00603153"/>
    <w:rsid w:val="00603801"/>
    <w:rsid w:val="00603D65"/>
    <w:rsid w:val="0060515D"/>
    <w:rsid w:val="00605292"/>
    <w:rsid w:val="006052CD"/>
    <w:rsid w:val="00605819"/>
    <w:rsid w:val="006068CA"/>
    <w:rsid w:val="00606F10"/>
    <w:rsid w:val="00607721"/>
    <w:rsid w:val="00607B12"/>
    <w:rsid w:val="00607B7C"/>
    <w:rsid w:val="00610EA2"/>
    <w:rsid w:val="00611493"/>
    <w:rsid w:val="0061310F"/>
    <w:rsid w:val="00613C99"/>
    <w:rsid w:val="006179E8"/>
    <w:rsid w:val="00621069"/>
    <w:rsid w:val="00621432"/>
    <w:rsid w:val="00621C5B"/>
    <w:rsid w:val="006223DB"/>
    <w:rsid w:val="00624394"/>
    <w:rsid w:val="00626C61"/>
    <w:rsid w:val="006270EA"/>
    <w:rsid w:val="006317F6"/>
    <w:rsid w:val="00631FCE"/>
    <w:rsid w:val="00632029"/>
    <w:rsid w:val="0063219F"/>
    <w:rsid w:val="006323DB"/>
    <w:rsid w:val="006325C4"/>
    <w:rsid w:val="00636783"/>
    <w:rsid w:val="00637016"/>
    <w:rsid w:val="00637FCD"/>
    <w:rsid w:val="006413D0"/>
    <w:rsid w:val="00641A93"/>
    <w:rsid w:val="006432F2"/>
    <w:rsid w:val="00643BB6"/>
    <w:rsid w:val="006442CE"/>
    <w:rsid w:val="006452C0"/>
    <w:rsid w:val="00645551"/>
    <w:rsid w:val="0064579D"/>
    <w:rsid w:val="0064692E"/>
    <w:rsid w:val="00647EAC"/>
    <w:rsid w:val="00651344"/>
    <w:rsid w:val="00651A2D"/>
    <w:rsid w:val="00651BB2"/>
    <w:rsid w:val="006529F8"/>
    <w:rsid w:val="006533CC"/>
    <w:rsid w:val="006542E6"/>
    <w:rsid w:val="006548D2"/>
    <w:rsid w:val="00654DC0"/>
    <w:rsid w:val="00655FB6"/>
    <w:rsid w:val="00656A3B"/>
    <w:rsid w:val="00656D2D"/>
    <w:rsid w:val="00657321"/>
    <w:rsid w:val="00657867"/>
    <w:rsid w:val="00657964"/>
    <w:rsid w:val="00660582"/>
    <w:rsid w:val="00660D8C"/>
    <w:rsid w:val="00662041"/>
    <w:rsid w:val="006633F2"/>
    <w:rsid w:val="006639FD"/>
    <w:rsid w:val="006650A7"/>
    <w:rsid w:val="00665830"/>
    <w:rsid w:val="00666502"/>
    <w:rsid w:val="006668BB"/>
    <w:rsid w:val="006700C6"/>
    <w:rsid w:val="006708CC"/>
    <w:rsid w:val="006717D9"/>
    <w:rsid w:val="00673EF7"/>
    <w:rsid w:val="00674083"/>
    <w:rsid w:val="00675A37"/>
    <w:rsid w:val="00676ABA"/>
    <w:rsid w:val="00677096"/>
    <w:rsid w:val="00680AC1"/>
    <w:rsid w:val="00681202"/>
    <w:rsid w:val="00681CB1"/>
    <w:rsid w:val="00682EC7"/>
    <w:rsid w:val="006835BC"/>
    <w:rsid w:val="00683946"/>
    <w:rsid w:val="00683D6A"/>
    <w:rsid w:val="00684ED7"/>
    <w:rsid w:val="00684EF6"/>
    <w:rsid w:val="006857E2"/>
    <w:rsid w:val="00685DD7"/>
    <w:rsid w:val="00685E37"/>
    <w:rsid w:val="006865CD"/>
    <w:rsid w:val="006908B7"/>
    <w:rsid w:val="00690FD3"/>
    <w:rsid w:val="00691EA7"/>
    <w:rsid w:val="0069319D"/>
    <w:rsid w:val="00693A2C"/>
    <w:rsid w:val="00693D82"/>
    <w:rsid w:val="00694C8F"/>
    <w:rsid w:val="0069527E"/>
    <w:rsid w:val="0069539D"/>
    <w:rsid w:val="00695B61"/>
    <w:rsid w:val="006961B3"/>
    <w:rsid w:val="00696CA6"/>
    <w:rsid w:val="006A02D6"/>
    <w:rsid w:val="006A174D"/>
    <w:rsid w:val="006A2B48"/>
    <w:rsid w:val="006A3064"/>
    <w:rsid w:val="006A35DD"/>
    <w:rsid w:val="006A3B7F"/>
    <w:rsid w:val="006A4505"/>
    <w:rsid w:val="006A49F7"/>
    <w:rsid w:val="006A4A8D"/>
    <w:rsid w:val="006B0BC0"/>
    <w:rsid w:val="006B1FBB"/>
    <w:rsid w:val="006B31EF"/>
    <w:rsid w:val="006B41F5"/>
    <w:rsid w:val="006B4D2A"/>
    <w:rsid w:val="006B4DF5"/>
    <w:rsid w:val="006B67AD"/>
    <w:rsid w:val="006B74E9"/>
    <w:rsid w:val="006B7B81"/>
    <w:rsid w:val="006C0115"/>
    <w:rsid w:val="006C289F"/>
    <w:rsid w:val="006C2BFE"/>
    <w:rsid w:val="006C30C5"/>
    <w:rsid w:val="006C3182"/>
    <w:rsid w:val="006C32FF"/>
    <w:rsid w:val="006C3994"/>
    <w:rsid w:val="006C3B8F"/>
    <w:rsid w:val="006C3C6B"/>
    <w:rsid w:val="006C5756"/>
    <w:rsid w:val="006C6D12"/>
    <w:rsid w:val="006C7119"/>
    <w:rsid w:val="006D2E2E"/>
    <w:rsid w:val="006D2F3A"/>
    <w:rsid w:val="006D3C7C"/>
    <w:rsid w:val="006D3F0C"/>
    <w:rsid w:val="006D4B60"/>
    <w:rsid w:val="006D6525"/>
    <w:rsid w:val="006D6606"/>
    <w:rsid w:val="006D6760"/>
    <w:rsid w:val="006E0080"/>
    <w:rsid w:val="006E14C8"/>
    <w:rsid w:val="006E168D"/>
    <w:rsid w:val="006E1DD2"/>
    <w:rsid w:val="006E3380"/>
    <w:rsid w:val="006E349A"/>
    <w:rsid w:val="006E3872"/>
    <w:rsid w:val="006E3FDD"/>
    <w:rsid w:val="006E4400"/>
    <w:rsid w:val="006E6381"/>
    <w:rsid w:val="006E6B9E"/>
    <w:rsid w:val="006E7FBC"/>
    <w:rsid w:val="006F18E4"/>
    <w:rsid w:val="006F3EE2"/>
    <w:rsid w:val="006F4844"/>
    <w:rsid w:val="006F4A0F"/>
    <w:rsid w:val="006F4F96"/>
    <w:rsid w:val="006F50A9"/>
    <w:rsid w:val="006F50F7"/>
    <w:rsid w:val="006F55F1"/>
    <w:rsid w:val="006F6866"/>
    <w:rsid w:val="006F6AC2"/>
    <w:rsid w:val="006F6BE4"/>
    <w:rsid w:val="006F6DE8"/>
    <w:rsid w:val="006F6DFC"/>
    <w:rsid w:val="006F752A"/>
    <w:rsid w:val="006F7670"/>
    <w:rsid w:val="006F7BB4"/>
    <w:rsid w:val="006F7DC5"/>
    <w:rsid w:val="00700B01"/>
    <w:rsid w:val="00701A7D"/>
    <w:rsid w:val="007038C5"/>
    <w:rsid w:val="007039F9"/>
    <w:rsid w:val="007049C9"/>
    <w:rsid w:val="007070A1"/>
    <w:rsid w:val="0070765D"/>
    <w:rsid w:val="0071019D"/>
    <w:rsid w:val="00710BE6"/>
    <w:rsid w:val="00710E04"/>
    <w:rsid w:val="00710E4D"/>
    <w:rsid w:val="00712793"/>
    <w:rsid w:val="00712FD9"/>
    <w:rsid w:val="00713E2E"/>
    <w:rsid w:val="00713F8D"/>
    <w:rsid w:val="00714EB9"/>
    <w:rsid w:val="00715FAB"/>
    <w:rsid w:val="0071745A"/>
    <w:rsid w:val="0071789B"/>
    <w:rsid w:val="00722596"/>
    <w:rsid w:val="00722FBE"/>
    <w:rsid w:val="00723058"/>
    <w:rsid w:val="00724249"/>
    <w:rsid w:val="0072667E"/>
    <w:rsid w:val="007269FA"/>
    <w:rsid w:val="0072705E"/>
    <w:rsid w:val="0072765C"/>
    <w:rsid w:val="00727BCA"/>
    <w:rsid w:val="00730B2C"/>
    <w:rsid w:val="00730F5C"/>
    <w:rsid w:val="00731901"/>
    <w:rsid w:val="00732F2B"/>
    <w:rsid w:val="00733345"/>
    <w:rsid w:val="00733A4F"/>
    <w:rsid w:val="00733E1E"/>
    <w:rsid w:val="00734C8D"/>
    <w:rsid w:val="00735226"/>
    <w:rsid w:val="00735556"/>
    <w:rsid w:val="007362E2"/>
    <w:rsid w:val="007363AC"/>
    <w:rsid w:val="0073697D"/>
    <w:rsid w:val="00736CC1"/>
    <w:rsid w:val="007402A5"/>
    <w:rsid w:val="0074067F"/>
    <w:rsid w:val="00741CB7"/>
    <w:rsid w:val="00742CA0"/>
    <w:rsid w:val="00742DCA"/>
    <w:rsid w:val="0074353E"/>
    <w:rsid w:val="007441CC"/>
    <w:rsid w:val="007444E8"/>
    <w:rsid w:val="00745152"/>
    <w:rsid w:val="0074539C"/>
    <w:rsid w:val="00746018"/>
    <w:rsid w:val="00747DAF"/>
    <w:rsid w:val="00750B01"/>
    <w:rsid w:val="00751DE5"/>
    <w:rsid w:val="00751E94"/>
    <w:rsid w:val="0075403E"/>
    <w:rsid w:val="00754435"/>
    <w:rsid w:val="00755003"/>
    <w:rsid w:val="00755142"/>
    <w:rsid w:val="007554DF"/>
    <w:rsid w:val="00755767"/>
    <w:rsid w:val="00755C2E"/>
    <w:rsid w:val="00755D3A"/>
    <w:rsid w:val="00755E5C"/>
    <w:rsid w:val="00756485"/>
    <w:rsid w:val="007569C7"/>
    <w:rsid w:val="007571F8"/>
    <w:rsid w:val="007572C6"/>
    <w:rsid w:val="00757F25"/>
    <w:rsid w:val="007600A1"/>
    <w:rsid w:val="007604E5"/>
    <w:rsid w:val="007619EF"/>
    <w:rsid w:val="0076260E"/>
    <w:rsid w:val="007649B8"/>
    <w:rsid w:val="0076566D"/>
    <w:rsid w:val="00771731"/>
    <w:rsid w:val="00772077"/>
    <w:rsid w:val="007720F1"/>
    <w:rsid w:val="00772298"/>
    <w:rsid w:val="007725F6"/>
    <w:rsid w:val="00772975"/>
    <w:rsid w:val="00772EF2"/>
    <w:rsid w:val="00772F6D"/>
    <w:rsid w:val="00773090"/>
    <w:rsid w:val="00773570"/>
    <w:rsid w:val="00773F52"/>
    <w:rsid w:val="00774192"/>
    <w:rsid w:val="00774402"/>
    <w:rsid w:val="00775E21"/>
    <w:rsid w:val="00777DD7"/>
    <w:rsid w:val="007807A3"/>
    <w:rsid w:val="007837A7"/>
    <w:rsid w:val="00783927"/>
    <w:rsid w:val="00783EB0"/>
    <w:rsid w:val="00783EF5"/>
    <w:rsid w:val="007853C3"/>
    <w:rsid w:val="007857A3"/>
    <w:rsid w:val="00785BFB"/>
    <w:rsid w:val="00786C11"/>
    <w:rsid w:val="00790F04"/>
    <w:rsid w:val="007930F7"/>
    <w:rsid w:val="007944E3"/>
    <w:rsid w:val="00795B14"/>
    <w:rsid w:val="00795B80"/>
    <w:rsid w:val="00796522"/>
    <w:rsid w:val="00797295"/>
    <w:rsid w:val="007A2432"/>
    <w:rsid w:val="007A26ED"/>
    <w:rsid w:val="007A2F9F"/>
    <w:rsid w:val="007A3668"/>
    <w:rsid w:val="007A36C2"/>
    <w:rsid w:val="007A39C8"/>
    <w:rsid w:val="007A40FA"/>
    <w:rsid w:val="007A4706"/>
    <w:rsid w:val="007A4E40"/>
    <w:rsid w:val="007A5424"/>
    <w:rsid w:val="007A5B50"/>
    <w:rsid w:val="007A5B74"/>
    <w:rsid w:val="007A60F3"/>
    <w:rsid w:val="007A6C81"/>
    <w:rsid w:val="007A71D5"/>
    <w:rsid w:val="007A7FE6"/>
    <w:rsid w:val="007B33D5"/>
    <w:rsid w:val="007B34A9"/>
    <w:rsid w:val="007B3747"/>
    <w:rsid w:val="007B3B64"/>
    <w:rsid w:val="007B3DD9"/>
    <w:rsid w:val="007B4864"/>
    <w:rsid w:val="007B62F1"/>
    <w:rsid w:val="007B63E7"/>
    <w:rsid w:val="007B6B66"/>
    <w:rsid w:val="007B7434"/>
    <w:rsid w:val="007B7E71"/>
    <w:rsid w:val="007C0754"/>
    <w:rsid w:val="007C296C"/>
    <w:rsid w:val="007C3B8F"/>
    <w:rsid w:val="007C41A5"/>
    <w:rsid w:val="007C43F3"/>
    <w:rsid w:val="007C4BDC"/>
    <w:rsid w:val="007C5094"/>
    <w:rsid w:val="007C5966"/>
    <w:rsid w:val="007C59AB"/>
    <w:rsid w:val="007C6303"/>
    <w:rsid w:val="007C633E"/>
    <w:rsid w:val="007C691A"/>
    <w:rsid w:val="007C74F5"/>
    <w:rsid w:val="007D0331"/>
    <w:rsid w:val="007D15F2"/>
    <w:rsid w:val="007D1B79"/>
    <w:rsid w:val="007D37B7"/>
    <w:rsid w:val="007D5C58"/>
    <w:rsid w:val="007D75D0"/>
    <w:rsid w:val="007D79C4"/>
    <w:rsid w:val="007D7A14"/>
    <w:rsid w:val="007E0740"/>
    <w:rsid w:val="007E13C3"/>
    <w:rsid w:val="007E13DA"/>
    <w:rsid w:val="007E1F6F"/>
    <w:rsid w:val="007E23FA"/>
    <w:rsid w:val="007E2B7E"/>
    <w:rsid w:val="007E3281"/>
    <w:rsid w:val="007E4BFF"/>
    <w:rsid w:val="007E52D7"/>
    <w:rsid w:val="007E53E2"/>
    <w:rsid w:val="007E6CC6"/>
    <w:rsid w:val="007E6EFF"/>
    <w:rsid w:val="007E7119"/>
    <w:rsid w:val="007E7C7E"/>
    <w:rsid w:val="007E7E6C"/>
    <w:rsid w:val="007E7F00"/>
    <w:rsid w:val="007F1ECA"/>
    <w:rsid w:val="007F35D0"/>
    <w:rsid w:val="007F3DC7"/>
    <w:rsid w:val="007F4202"/>
    <w:rsid w:val="007F4601"/>
    <w:rsid w:val="007F4E05"/>
    <w:rsid w:val="007F6969"/>
    <w:rsid w:val="007F69AE"/>
    <w:rsid w:val="007F6C91"/>
    <w:rsid w:val="007F6E73"/>
    <w:rsid w:val="007F762B"/>
    <w:rsid w:val="007F782D"/>
    <w:rsid w:val="008039C2"/>
    <w:rsid w:val="00805005"/>
    <w:rsid w:val="0080537A"/>
    <w:rsid w:val="00807AD2"/>
    <w:rsid w:val="00807C0B"/>
    <w:rsid w:val="00810CEC"/>
    <w:rsid w:val="008111A4"/>
    <w:rsid w:val="00811933"/>
    <w:rsid w:val="00811BAE"/>
    <w:rsid w:val="00812938"/>
    <w:rsid w:val="00812CDB"/>
    <w:rsid w:val="00812EA5"/>
    <w:rsid w:val="0081304A"/>
    <w:rsid w:val="008132C6"/>
    <w:rsid w:val="00814920"/>
    <w:rsid w:val="00815842"/>
    <w:rsid w:val="00815ACE"/>
    <w:rsid w:val="008163CC"/>
    <w:rsid w:val="008168CE"/>
    <w:rsid w:val="008168D4"/>
    <w:rsid w:val="00817079"/>
    <w:rsid w:val="00822A03"/>
    <w:rsid w:val="00822A83"/>
    <w:rsid w:val="0082363C"/>
    <w:rsid w:val="00823991"/>
    <w:rsid w:val="00824BC2"/>
    <w:rsid w:val="00825740"/>
    <w:rsid w:val="00825C10"/>
    <w:rsid w:val="00825E5B"/>
    <w:rsid w:val="00826564"/>
    <w:rsid w:val="00826721"/>
    <w:rsid w:val="00827644"/>
    <w:rsid w:val="00827786"/>
    <w:rsid w:val="00827FB9"/>
    <w:rsid w:val="00831386"/>
    <w:rsid w:val="0083238E"/>
    <w:rsid w:val="00832647"/>
    <w:rsid w:val="00834EDF"/>
    <w:rsid w:val="00842C25"/>
    <w:rsid w:val="00843BBD"/>
    <w:rsid w:val="00844633"/>
    <w:rsid w:val="008451F6"/>
    <w:rsid w:val="00845C33"/>
    <w:rsid w:val="00845CEB"/>
    <w:rsid w:val="00845F2C"/>
    <w:rsid w:val="008469AA"/>
    <w:rsid w:val="00846F1B"/>
    <w:rsid w:val="008473EE"/>
    <w:rsid w:val="00847B20"/>
    <w:rsid w:val="00847B3B"/>
    <w:rsid w:val="00850492"/>
    <w:rsid w:val="00850872"/>
    <w:rsid w:val="00851416"/>
    <w:rsid w:val="00852EFB"/>
    <w:rsid w:val="0085373D"/>
    <w:rsid w:val="00853B23"/>
    <w:rsid w:val="00853F92"/>
    <w:rsid w:val="0085516D"/>
    <w:rsid w:val="00855ADE"/>
    <w:rsid w:val="0085763E"/>
    <w:rsid w:val="00860EB9"/>
    <w:rsid w:val="00860F55"/>
    <w:rsid w:val="008611C3"/>
    <w:rsid w:val="00862FC2"/>
    <w:rsid w:val="008633D5"/>
    <w:rsid w:val="00863BD8"/>
    <w:rsid w:val="008647E5"/>
    <w:rsid w:val="00864B6C"/>
    <w:rsid w:val="00865571"/>
    <w:rsid w:val="00866446"/>
    <w:rsid w:val="00866AF7"/>
    <w:rsid w:val="00867157"/>
    <w:rsid w:val="00867E74"/>
    <w:rsid w:val="00870747"/>
    <w:rsid w:val="0087291B"/>
    <w:rsid w:val="00873769"/>
    <w:rsid w:val="0087378A"/>
    <w:rsid w:val="00874392"/>
    <w:rsid w:val="008745D5"/>
    <w:rsid w:val="00875720"/>
    <w:rsid w:val="00875F16"/>
    <w:rsid w:val="00876443"/>
    <w:rsid w:val="00876E33"/>
    <w:rsid w:val="008807E3"/>
    <w:rsid w:val="0088091F"/>
    <w:rsid w:val="0088162E"/>
    <w:rsid w:val="00882697"/>
    <w:rsid w:val="00882D9F"/>
    <w:rsid w:val="00883532"/>
    <w:rsid w:val="00885425"/>
    <w:rsid w:val="00885544"/>
    <w:rsid w:val="00885568"/>
    <w:rsid w:val="00885830"/>
    <w:rsid w:val="008858A5"/>
    <w:rsid w:val="008859C0"/>
    <w:rsid w:val="00885E75"/>
    <w:rsid w:val="008865E2"/>
    <w:rsid w:val="008868E1"/>
    <w:rsid w:val="0088792C"/>
    <w:rsid w:val="00887B2C"/>
    <w:rsid w:val="00890560"/>
    <w:rsid w:val="0089142A"/>
    <w:rsid w:val="0089182D"/>
    <w:rsid w:val="00891DEB"/>
    <w:rsid w:val="008932FF"/>
    <w:rsid w:val="00893A19"/>
    <w:rsid w:val="00893D6B"/>
    <w:rsid w:val="00895EDF"/>
    <w:rsid w:val="00897360"/>
    <w:rsid w:val="0089768E"/>
    <w:rsid w:val="0089771A"/>
    <w:rsid w:val="00897D35"/>
    <w:rsid w:val="008A0D87"/>
    <w:rsid w:val="008A15AC"/>
    <w:rsid w:val="008A1987"/>
    <w:rsid w:val="008A2775"/>
    <w:rsid w:val="008A2E57"/>
    <w:rsid w:val="008A2F01"/>
    <w:rsid w:val="008A3C4F"/>
    <w:rsid w:val="008A5809"/>
    <w:rsid w:val="008A5A46"/>
    <w:rsid w:val="008A5F9F"/>
    <w:rsid w:val="008B0F6E"/>
    <w:rsid w:val="008B18DD"/>
    <w:rsid w:val="008B311F"/>
    <w:rsid w:val="008B396D"/>
    <w:rsid w:val="008B3B3A"/>
    <w:rsid w:val="008B4BF2"/>
    <w:rsid w:val="008B5682"/>
    <w:rsid w:val="008B5B04"/>
    <w:rsid w:val="008B73AD"/>
    <w:rsid w:val="008B7939"/>
    <w:rsid w:val="008C12ED"/>
    <w:rsid w:val="008C15D1"/>
    <w:rsid w:val="008C27EF"/>
    <w:rsid w:val="008C2BAB"/>
    <w:rsid w:val="008C30B3"/>
    <w:rsid w:val="008C31FA"/>
    <w:rsid w:val="008C358F"/>
    <w:rsid w:val="008C38A2"/>
    <w:rsid w:val="008C401F"/>
    <w:rsid w:val="008C5094"/>
    <w:rsid w:val="008C67AE"/>
    <w:rsid w:val="008D2D3B"/>
    <w:rsid w:val="008D3455"/>
    <w:rsid w:val="008D3A18"/>
    <w:rsid w:val="008D4B35"/>
    <w:rsid w:val="008D6506"/>
    <w:rsid w:val="008D6812"/>
    <w:rsid w:val="008D710A"/>
    <w:rsid w:val="008D7DDE"/>
    <w:rsid w:val="008E0771"/>
    <w:rsid w:val="008E129C"/>
    <w:rsid w:val="008E1864"/>
    <w:rsid w:val="008E3EE7"/>
    <w:rsid w:val="008E3F53"/>
    <w:rsid w:val="008E422F"/>
    <w:rsid w:val="008E45D7"/>
    <w:rsid w:val="008E5D45"/>
    <w:rsid w:val="008E5F42"/>
    <w:rsid w:val="008E67A9"/>
    <w:rsid w:val="008E796F"/>
    <w:rsid w:val="008F1BA4"/>
    <w:rsid w:val="008F2C0C"/>
    <w:rsid w:val="008F2F08"/>
    <w:rsid w:val="008F3D54"/>
    <w:rsid w:val="008F5748"/>
    <w:rsid w:val="008F7AAB"/>
    <w:rsid w:val="009005B3"/>
    <w:rsid w:val="00901646"/>
    <w:rsid w:val="009017A0"/>
    <w:rsid w:val="009017CC"/>
    <w:rsid w:val="0090201A"/>
    <w:rsid w:val="00904D8E"/>
    <w:rsid w:val="00905171"/>
    <w:rsid w:val="009059CC"/>
    <w:rsid w:val="009067D7"/>
    <w:rsid w:val="009069B4"/>
    <w:rsid w:val="0091020B"/>
    <w:rsid w:val="00910508"/>
    <w:rsid w:val="00911195"/>
    <w:rsid w:val="009113B6"/>
    <w:rsid w:val="00911616"/>
    <w:rsid w:val="009137B0"/>
    <w:rsid w:val="009137E2"/>
    <w:rsid w:val="009143D5"/>
    <w:rsid w:val="009162F8"/>
    <w:rsid w:val="009165DD"/>
    <w:rsid w:val="00917825"/>
    <w:rsid w:val="00917B02"/>
    <w:rsid w:val="00917CEC"/>
    <w:rsid w:val="00920867"/>
    <w:rsid w:val="009209D3"/>
    <w:rsid w:val="00921228"/>
    <w:rsid w:val="00922D82"/>
    <w:rsid w:val="00923EB8"/>
    <w:rsid w:val="009244B8"/>
    <w:rsid w:val="00925795"/>
    <w:rsid w:val="009267E6"/>
    <w:rsid w:val="009269A4"/>
    <w:rsid w:val="009278E6"/>
    <w:rsid w:val="0093031E"/>
    <w:rsid w:val="0093112E"/>
    <w:rsid w:val="0093188B"/>
    <w:rsid w:val="00932B6D"/>
    <w:rsid w:val="0093373E"/>
    <w:rsid w:val="00933B3C"/>
    <w:rsid w:val="0093459F"/>
    <w:rsid w:val="009346E1"/>
    <w:rsid w:val="00934849"/>
    <w:rsid w:val="00934A3A"/>
    <w:rsid w:val="00934EB9"/>
    <w:rsid w:val="00935931"/>
    <w:rsid w:val="0094073A"/>
    <w:rsid w:val="009409BE"/>
    <w:rsid w:val="009415E9"/>
    <w:rsid w:val="00942E4B"/>
    <w:rsid w:val="00943E29"/>
    <w:rsid w:val="009457C2"/>
    <w:rsid w:val="00946163"/>
    <w:rsid w:val="00946728"/>
    <w:rsid w:val="00946BF9"/>
    <w:rsid w:val="009474E7"/>
    <w:rsid w:val="00947628"/>
    <w:rsid w:val="00947FC1"/>
    <w:rsid w:val="00950A50"/>
    <w:rsid w:val="00951451"/>
    <w:rsid w:val="00952769"/>
    <w:rsid w:val="009530FE"/>
    <w:rsid w:val="009538DC"/>
    <w:rsid w:val="00954B03"/>
    <w:rsid w:val="00954B57"/>
    <w:rsid w:val="00955416"/>
    <w:rsid w:val="00957BAD"/>
    <w:rsid w:val="009621B1"/>
    <w:rsid w:val="00962844"/>
    <w:rsid w:val="00962B45"/>
    <w:rsid w:val="00962F60"/>
    <w:rsid w:val="00963213"/>
    <w:rsid w:val="009644DC"/>
    <w:rsid w:val="00965664"/>
    <w:rsid w:val="00970E16"/>
    <w:rsid w:val="009713D4"/>
    <w:rsid w:val="00972564"/>
    <w:rsid w:val="0097353B"/>
    <w:rsid w:val="009738C2"/>
    <w:rsid w:val="009751E4"/>
    <w:rsid w:val="00975AD1"/>
    <w:rsid w:val="0097619E"/>
    <w:rsid w:val="009768D2"/>
    <w:rsid w:val="00976CAB"/>
    <w:rsid w:val="00977732"/>
    <w:rsid w:val="009779F0"/>
    <w:rsid w:val="0098060E"/>
    <w:rsid w:val="00980A0B"/>
    <w:rsid w:val="0098158E"/>
    <w:rsid w:val="00981E80"/>
    <w:rsid w:val="00981FEF"/>
    <w:rsid w:val="009830CC"/>
    <w:rsid w:val="0098324C"/>
    <w:rsid w:val="009835E6"/>
    <w:rsid w:val="00984380"/>
    <w:rsid w:val="0098449B"/>
    <w:rsid w:val="00985E8B"/>
    <w:rsid w:val="009860AC"/>
    <w:rsid w:val="0098639E"/>
    <w:rsid w:val="00987C9E"/>
    <w:rsid w:val="00990245"/>
    <w:rsid w:val="009906B5"/>
    <w:rsid w:val="00991E33"/>
    <w:rsid w:val="0099241D"/>
    <w:rsid w:val="00993F07"/>
    <w:rsid w:val="00995376"/>
    <w:rsid w:val="00996785"/>
    <w:rsid w:val="009A06E6"/>
    <w:rsid w:val="009A0DF0"/>
    <w:rsid w:val="009A1030"/>
    <w:rsid w:val="009A17FF"/>
    <w:rsid w:val="009A426A"/>
    <w:rsid w:val="009A4697"/>
    <w:rsid w:val="009A53E7"/>
    <w:rsid w:val="009A63B2"/>
    <w:rsid w:val="009A7329"/>
    <w:rsid w:val="009B0E7D"/>
    <w:rsid w:val="009B208B"/>
    <w:rsid w:val="009B2F0D"/>
    <w:rsid w:val="009B3036"/>
    <w:rsid w:val="009B39A4"/>
    <w:rsid w:val="009B48EB"/>
    <w:rsid w:val="009B4AD2"/>
    <w:rsid w:val="009B4BC7"/>
    <w:rsid w:val="009B53CE"/>
    <w:rsid w:val="009B664B"/>
    <w:rsid w:val="009B7213"/>
    <w:rsid w:val="009B7F58"/>
    <w:rsid w:val="009C3053"/>
    <w:rsid w:val="009C371B"/>
    <w:rsid w:val="009C37E1"/>
    <w:rsid w:val="009C4177"/>
    <w:rsid w:val="009C431C"/>
    <w:rsid w:val="009C496B"/>
    <w:rsid w:val="009C51B8"/>
    <w:rsid w:val="009C6307"/>
    <w:rsid w:val="009C6772"/>
    <w:rsid w:val="009C6C26"/>
    <w:rsid w:val="009C6F21"/>
    <w:rsid w:val="009C6FE1"/>
    <w:rsid w:val="009C79BD"/>
    <w:rsid w:val="009D0922"/>
    <w:rsid w:val="009D257D"/>
    <w:rsid w:val="009D31BF"/>
    <w:rsid w:val="009D3487"/>
    <w:rsid w:val="009D5181"/>
    <w:rsid w:val="009D6FFA"/>
    <w:rsid w:val="009E0A2C"/>
    <w:rsid w:val="009E1D95"/>
    <w:rsid w:val="009E2C36"/>
    <w:rsid w:val="009E3750"/>
    <w:rsid w:val="009E4438"/>
    <w:rsid w:val="009E44BC"/>
    <w:rsid w:val="009E62BF"/>
    <w:rsid w:val="009E62E5"/>
    <w:rsid w:val="009E6C1C"/>
    <w:rsid w:val="009E777F"/>
    <w:rsid w:val="009E7F44"/>
    <w:rsid w:val="009F053E"/>
    <w:rsid w:val="009F0ED9"/>
    <w:rsid w:val="009F10B4"/>
    <w:rsid w:val="009F1331"/>
    <w:rsid w:val="009F1BE3"/>
    <w:rsid w:val="009F2721"/>
    <w:rsid w:val="009F28E0"/>
    <w:rsid w:val="009F2D37"/>
    <w:rsid w:val="009F4A8B"/>
    <w:rsid w:val="009F5ACF"/>
    <w:rsid w:val="009F712E"/>
    <w:rsid w:val="00A00204"/>
    <w:rsid w:val="00A00735"/>
    <w:rsid w:val="00A01556"/>
    <w:rsid w:val="00A020D1"/>
    <w:rsid w:val="00A0241C"/>
    <w:rsid w:val="00A03685"/>
    <w:rsid w:val="00A03690"/>
    <w:rsid w:val="00A03B5E"/>
    <w:rsid w:val="00A044B2"/>
    <w:rsid w:val="00A04AAE"/>
    <w:rsid w:val="00A05A30"/>
    <w:rsid w:val="00A06038"/>
    <w:rsid w:val="00A06070"/>
    <w:rsid w:val="00A100ED"/>
    <w:rsid w:val="00A103D2"/>
    <w:rsid w:val="00A10CC7"/>
    <w:rsid w:val="00A12130"/>
    <w:rsid w:val="00A12467"/>
    <w:rsid w:val="00A13B80"/>
    <w:rsid w:val="00A14AF0"/>
    <w:rsid w:val="00A1704A"/>
    <w:rsid w:val="00A177BB"/>
    <w:rsid w:val="00A2042B"/>
    <w:rsid w:val="00A20590"/>
    <w:rsid w:val="00A212EE"/>
    <w:rsid w:val="00A21A5B"/>
    <w:rsid w:val="00A21F71"/>
    <w:rsid w:val="00A22623"/>
    <w:rsid w:val="00A22ACB"/>
    <w:rsid w:val="00A2381B"/>
    <w:rsid w:val="00A23A50"/>
    <w:rsid w:val="00A240E4"/>
    <w:rsid w:val="00A24E99"/>
    <w:rsid w:val="00A2516D"/>
    <w:rsid w:val="00A268AD"/>
    <w:rsid w:val="00A27129"/>
    <w:rsid w:val="00A278D1"/>
    <w:rsid w:val="00A30308"/>
    <w:rsid w:val="00A30793"/>
    <w:rsid w:val="00A31BDF"/>
    <w:rsid w:val="00A32C0C"/>
    <w:rsid w:val="00A32E91"/>
    <w:rsid w:val="00A33E0F"/>
    <w:rsid w:val="00A342CA"/>
    <w:rsid w:val="00A34FE5"/>
    <w:rsid w:val="00A355BF"/>
    <w:rsid w:val="00A3603C"/>
    <w:rsid w:val="00A378BE"/>
    <w:rsid w:val="00A37972"/>
    <w:rsid w:val="00A41696"/>
    <w:rsid w:val="00A41C1A"/>
    <w:rsid w:val="00A42686"/>
    <w:rsid w:val="00A429A5"/>
    <w:rsid w:val="00A42D0D"/>
    <w:rsid w:val="00A431C5"/>
    <w:rsid w:val="00A4437D"/>
    <w:rsid w:val="00A44F4C"/>
    <w:rsid w:val="00A4521F"/>
    <w:rsid w:val="00A45F17"/>
    <w:rsid w:val="00A46299"/>
    <w:rsid w:val="00A46F3C"/>
    <w:rsid w:val="00A47183"/>
    <w:rsid w:val="00A4732E"/>
    <w:rsid w:val="00A47F3E"/>
    <w:rsid w:val="00A50094"/>
    <w:rsid w:val="00A50154"/>
    <w:rsid w:val="00A50D80"/>
    <w:rsid w:val="00A51C5C"/>
    <w:rsid w:val="00A52A0F"/>
    <w:rsid w:val="00A52BEB"/>
    <w:rsid w:val="00A53148"/>
    <w:rsid w:val="00A53407"/>
    <w:rsid w:val="00A53D9C"/>
    <w:rsid w:val="00A53E4F"/>
    <w:rsid w:val="00A579EE"/>
    <w:rsid w:val="00A622D3"/>
    <w:rsid w:val="00A629A7"/>
    <w:rsid w:val="00A6302F"/>
    <w:rsid w:val="00A64124"/>
    <w:rsid w:val="00A65250"/>
    <w:rsid w:val="00A65616"/>
    <w:rsid w:val="00A66D2D"/>
    <w:rsid w:val="00A67B23"/>
    <w:rsid w:val="00A7086C"/>
    <w:rsid w:val="00A70D8F"/>
    <w:rsid w:val="00A70DDA"/>
    <w:rsid w:val="00A7154E"/>
    <w:rsid w:val="00A73535"/>
    <w:rsid w:val="00A743ED"/>
    <w:rsid w:val="00A744DE"/>
    <w:rsid w:val="00A746A3"/>
    <w:rsid w:val="00A75EBC"/>
    <w:rsid w:val="00A776C8"/>
    <w:rsid w:val="00A813F1"/>
    <w:rsid w:val="00A83195"/>
    <w:rsid w:val="00A8401D"/>
    <w:rsid w:val="00A8647C"/>
    <w:rsid w:val="00A86527"/>
    <w:rsid w:val="00A87D44"/>
    <w:rsid w:val="00A908BB"/>
    <w:rsid w:val="00A9141C"/>
    <w:rsid w:val="00A9238C"/>
    <w:rsid w:val="00A950AA"/>
    <w:rsid w:val="00A96ED8"/>
    <w:rsid w:val="00A97895"/>
    <w:rsid w:val="00AA166E"/>
    <w:rsid w:val="00AA18CF"/>
    <w:rsid w:val="00AA1BF4"/>
    <w:rsid w:val="00AA24AA"/>
    <w:rsid w:val="00AA2C19"/>
    <w:rsid w:val="00AA34DC"/>
    <w:rsid w:val="00AA37F9"/>
    <w:rsid w:val="00AA4740"/>
    <w:rsid w:val="00AA59DD"/>
    <w:rsid w:val="00AA5BC5"/>
    <w:rsid w:val="00AA6107"/>
    <w:rsid w:val="00AA6384"/>
    <w:rsid w:val="00AA7747"/>
    <w:rsid w:val="00AB0347"/>
    <w:rsid w:val="00AB05D3"/>
    <w:rsid w:val="00AB0AD3"/>
    <w:rsid w:val="00AB3294"/>
    <w:rsid w:val="00AB3E5D"/>
    <w:rsid w:val="00AB45BF"/>
    <w:rsid w:val="00AB59E3"/>
    <w:rsid w:val="00AB5C50"/>
    <w:rsid w:val="00AB5F70"/>
    <w:rsid w:val="00AB7547"/>
    <w:rsid w:val="00AC07BE"/>
    <w:rsid w:val="00AC07EE"/>
    <w:rsid w:val="00AC09F9"/>
    <w:rsid w:val="00AC12CF"/>
    <w:rsid w:val="00AC1365"/>
    <w:rsid w:val="00AC18EF"/>
    <w:rsid w:val="00AC25C7"/>
    <w:rsid w:val="00AC37D1"/>
    <w:rsid w:val="00AC3C95"/>
    <w:rsid w:val="00AC52BB"/>
    <w:rsid w:val="00AC5BFE"/>
    <w:rsid w:val="00AC6BA1"/>
    <w:rsid w:val="00AC6C5E"/>
    <w:rsid w:val="00AC78E7"/>
    <w:rsid w:val="00AD0427"/>
    <w:rsid w:val="00AD3676"/>
    <w:rsid w:val="00AD44C7"/>
    <w:rsid w:val="00AD579B"/>
    <w:rsid w:val="00AD5E72"/>
    <w:rsid w:val="00AD5FDB"/>
    <w:rsid w:val="00AD656F"/>
    <w:rsid w:val="00AD7154"/>
    <w:rsid w:val="00AD7604"/>
    <w:rsid w:val="00AD782E"/>
    <w:rsid w:val="00AD7C18"/>
    <w:rsid w:val="00AE00E9"/>
    <w:rsid w:val="00AE0E14"/>
    <w:rsid w:val="00AE173C"/>
    <w:rsid w:val="00AE1AB0"/>
    <w:rsid w:val="00AE1E0C"/>
    <w:rsid w:val="00AE2BAC"/>
    <w:rsid w:val="00AE3B97"/>
    <w:rsid w:val="00AE5F93"/>
    <w:rsid w:val="00AE6858"/>
    <w:rsid w:val="00AE7241"/>
    <w:rsid w:val="00AE7989"/>
    <w:rsid w:val="00AF0426"/>
    <w:rsid w:val="00AF2F90"/>
    <w:rsid w:val="00AF42CD"/>
    <w:rsid w:val="00AF4EBE"/>
    <w:rsid w:val="00AF5715"/>
    <w:rsid w:val="00AF6C8F"/>
    <w:rsid w:val="00AF711F"/>
    <w:rsid w:val="00AF77E2"/>
    <w:rsid w:val="00B0182F"/>
    <w:rsid w:val="00B02045"/>
    <w:rsid w:val="00B02282"/>
    <w:rsid w:val="00B02826"/>
    <w:rsid w:val="00B02E31"/>
    <w:rsid w:val="00B033FA"/>
    <w:rsid w:val="00B03AF4"/>
    <w:rsid w:val="00B03B56"/>
    <w:rsid w:val="00B04F05"/>
    <w:rsid w:val="00B05EA5"/>
    <w:rsid w:val="00B073E7"/>
    <w:rsid w:val="00B07764"/>
    <w:rsid w:val="00B07C1B"/>
    <w:rsid w:val="00B1022E"/>
    <w:rsid w:val="00B11D12"/>
    <w:rsid w:val="00B12C06"/>
    <w:rsid w:val="00B13329"/>
    <w:rsid w:val="00B147AD"/>
    <w:rsid w:val="00B14F61"/>
    <w:rsid w:val="00B15EB0"/>
    <w:rsid w:val="00B1690D"/>
    <w:rsid w:val="00B1730A"/>
    <w:rsid w:val="00B17705"/>
    <w:rsid w:val="00B200BC"/>
    <w:rsid w:val="00B20864"/>
    <w:rsid w:val="00B20900"/>
    <w:rsid w:val="00B21C9B"/>
    <w:rsid w:val="00B2290C"/>
    <w:rsid w:val="00B2471A"/>
    <w:rsid w:val="00B2483D"/>
    <w:rsid w:val="00B24DD3"/>
    <w:rsid w:val="00B25C56"/>
    <w:rsid w:val="00B27554"/>
    <w:rsid w:val="00B27934"/>
    <w:rsid w:val="00B30511"/>
    <w:rsid w:val="00B30B8D"/>
    <w:rsid w:val="00B319A7"/>
    <w:rsid w:val="00B33A59"/>
    <w:rsid w:val="00B3415B"/>
    <w:rsid w:val="00B34753"/>
    <w:rsid w:val="00B35A69"/>
    <w:rsid w:val="00B365BA"/>
    <w:rsid w:val="00B37018"/>
    <w:rsid w:val="00B37F66"/>
    <w:rsid w:val="00B41AD9"/>
    <w:rsid w:val="00B42F2C"/>
    <w:rsid w:val="00B44802"/>
    <w:rsid w:val="00B463E3"/>
    <w:rsid w:val="00B46B34"/>
    <w:rsid w:val="00B472CC"/>
    <w:rsid w:val="00B5059D"/>
    <w:rsid w:val="00B5177F"/>
    <w:rsid w:val="00B526DC"/>
    <w:rsid w:val="00B52B2F"/>
    <w:rsid w:val="00B53E0B"/>
    <w:rsid w:val="00B5514D"/>
    <w:rsid w:val="00B5728A"/>
    <w:rsid w:val="00B57D74"/>
    <w:rsid w:val="00B601E8"/>
    <w:rsid w:val="00B61DD5"/>
    <w:rsid w:val="00B625A2"/>
    <w:rsid w:val="00B625D3"/>
    <w:rsid w:val="00B62C26"/>
    <w:rsid w:val="00B6304B"/>
    <w:rsid w:val="00B634CE"/>
    <w:rsid w:val="00B63CC1"/>
    <w:rsid w:val="00B646BD"/>
    <w:rsid w:val="00B659EF"/>
    <w:rsid w:val="00B65B01"/>
    <w:rsid w:val="00B678FE"/>
    <w:rsid w:val="00B70548"/>
    <w:rsid w:val="00B71123"/>
    <w:rsid w:val="00B7164B"/>
    <w:rsid w:val="00B717BA"/>
    <w:rsid w:val="00B72FE0"/>
    <w:rsid w:val="00B73E84"/>
    <w:rsid w:val="00B748F4"/>
    <w:rsid w:val="00B74D25"/>
    <w:rsid w:val="00B7524A"/>
    <w:rsid w:val="00B7559E"/>
    <w:rsid w:val="00B755DA"/>
    <w:rsid w:val="00B75C08"/>
    <w:rsid w:val="00B761B0"/>
    <w:rsid w:val="00B77129"/>
    <w:rsid w:val="00B80D47"/>
    <w:rsid w:val="00B81352"/>
    <w:rsid w:val="00B84181"/>
    <w:rsid w:val="00B85399"/>
    <w:rsid w:val="00B91315"/>
    <w:rsid w:val="00B91D61"/>
    <w:rsid w:val="00B924BE"/>
    <w:rsid w:val="00B93FE5"/>
    <w:rsid w:val="00B94A93"/>
    <w:rsid w:val="00B94DA3"/>
    <w:rsid w:val="00B94F6A"/>
    <w:rsid w:val="00B962F6"/>
    <w:rsid w:val="00B96342"/>
    <w:rsid w:val="00B96347"/>
    <w:rsid w:val="00B96D6C"/>
    <w:rsid w:val="00B978C3"/>
    <w:rsid w:val="00BA077D"/>
    <w:rsid w:val="00BA0860"/>
    <w:rsid w:val="00BA0E62"/>
    <w:rsid w:val="00BA1A51"/>
    <w:rsid w:val="00BA2E6D"/>
    <w:rsid w:val="00BA42A0"/>
    <w:rsid w:val="00BA5CAA"/>
    <w:rsid w:val="00BA6788"/>
    <w:rsid w:val="00BB00C7"/>
    <w:rsid w:val="00BB1ED8"/>
    <w:rsid w:val="00BB24C7"/>
    <w:rsid w:val="00BB2721"/>
    <w:rsid w:val="00BB2DB7"/>
    <w:rsid w:val="00BB3500"/>
    <w:rsid w:val="00BB3721"/>
    <w:rsid w:val="00BB3853"/>
    <w:rsid w:val="00BB3869"/>
    <w:rsid w:val="00BB4163"/>
    <w:rsid w:val="00BB5CB0"/>
    <w:rsid w:val="00BB66F9"/>
    <w:rsid w:val="00BB701A"/>
    <w:rsid w:val="00BB78A2"/>
    <w:rsid w:val="00BC0884"/>
    <w:rsid w:val="00BC1498"/>
    <w:rsid w:val="00BC1822"/>
    <w:rsid w:val="00BC234F"/>
    <w:rsid w:val="00BC2395"/>
    <w:rsid w:val="00BC26AC"/>
    <w:rsid w:val="00BC34D0"/>
    <w:rsid w:val="00BC3DA7"/>
    <w:rsid w:val="00BC3DB8"/>
    <w:rsid w:val="00BC3FDE"/>
    <w:rsid w:val="00BC58DD"/>
    <w:rsid w:val="00BC5A78"/>
    <w:rsid w:val="00BD07B4"/>
    <w:rsid w:val="00BD24C9"/>
    <w:rsid w:val="00BD2C7C"/>
    <w:rsid w:val="00BD419D"/>
    <w:rsid w:val="00BD4BB5"/>
    <w:rsid w:val="00BD560D"/>
    <w:rsid w:val="00BD604F"/>
    <w:rsid w:val="00BD77A3"/>
    <w:rsid w:val="00BD79CF"/>
    <w:rsid w:val="00BD7AA5"/>
    <w:rsid w:val="00BE0063"/>
    <w:rsid w:val="00BE0822"/>
    <w:rsid w:val="00BE1B7C"/>
    <w:rsid w:val="00BE209F"/>
    <w:rsid w:val="00BE2712"/>
    <w:rsid w:val="00BE4F97"/>
    <w:rsid w:val="00BE58AF"/>
    <w:rsid w:val="00BE5B3F"/>
    <w:rsid w:val="00BE60BD"/>
    <w:rsid w:val="00BE611D"/>
    <w:rsid w:val="00BE7105"/>
    <w:rsid w:val="00BE73B5"/>
    <w:rsid w:val="00BE7B5C"/>
    <w:rsid w:val="00BE7FE5"/>
    <w:rsid w:val="00BF163A"/>
    <w:rsid w:val="00BF3684"/>
    <w:rsid w:val="00BF48D9"/>
    <w:rsid w:val="00BF4B4A"/>
    <w:rsid w:val="00BF4B4D"/>
    <w:rsid w:val="00BF4E64"/>
    <w:rsid w:val="00BF4F4B"/>
    <w:rsid w:val="00BF524C"/>
    <w:rsid w:val="00BF53BC"/>
    <w:rsid w:val="00BF5CA1"/>
    <w:rsid w:val="00C027ED"/>
    <w:rsid w:val="00C0381F"/>
    <w:rsid w:val="00C03FC7"/>
    <w:rsid w:val="00C056D1"/>
    <w:rsid w:val="00C05E84"/>
    <w:rsid w:val="00C05EF6"/>
    <w:rsid w:val="00C118B5"/>
    <w:rsid w:val="00C11B88"/>
    <w:rsid w:val="00C1245B"/>
    <w:rsid w:val="00C12A96"/>
    <w:rsid w:val="00C136ED"/>
    <w:rsid w:val="00C137CD"/>
    <w:rsid w:val="00C139B3"/>
    <w:rsid w:val="00C13C13"/>
    <w:rsid w:val="00C14889"/>
    <w:rsid w:val="00C1509D"/>
    <w:rsid w:val="00C154C0"/>
    <w:rsid w:val="00C1605B"/>
    <w:rsid w:val="00C176EC"/>
    <w:rsid w:val="00C20327"/>
    <w:rsid w:val="00C2058B"/>
    <w:rsid w:val="00C20B91"/>
    <w:rsid w:val="00C20C9C"/>
    <w:rsid w:val="00C216D5"/>
    <w:rsid w:val="00C22158"/>
    <w:rsid w:val="00C224C8"/>
    <w:rsid w:val="00C22A78"/>
    <w:rsid w:val="00C238ED"/>
    <w:rsid w:val="00C252CF"/>
    <w:rsid w:val="00C25B74"/>
    <w:rsid w:val="00C25B85"/>
    <w:rsid w:val="00C25DC5"/>
    <w:rsid w:val="00C26104"/>
    <w:rsid w:val="00C27C93"/>
    <w:rsid w:val="00C31235"/>
    <w:rsid w:val="00C31F56"/>
    <w:rsid w:val="00C322E5"/>
    <w:rsid w:val="00C3244D"/>
    <w:rsid w:val="00C32CF0"/>
    <w:rsid w:val="00C349E6"/>
    <w:rsid w:val="00C34B17"/>
    <w:rsid w:val="00C35101"/>
    <w:rsid w:val="00C35652"/>
    <w:rsid w:val="00C35F1B"/>
    <w:rsid w:val="00C36454"/>
    <w:rsid w:val="00C36762"/>
    <w:rsid w:val="00C369E9"/>
    <w:rsid w:val="00C37045"/>
    <w:rsid w:val="00C3745D"/>
    <w:rsid w:val="00C40207"/>
    <w:rsid w:val="00C4096B"/>
    <w:rsid w:val="00C40E1E"/>
    <w:rsid w:val="00C41DE9"/>
    <w:rsid w:val="00C41F6F"/>
    <w:rsid w:val="00C4232E"/>
    <w:rsid w:val="00C43F8B"/>
    <w:rsid w:val="00C4675B"/>
    <w:rsid w:val="00C52846"/>
    <w:rsid w:val="00C5349A"/>
    <w:rsid w:val="00C53E49"/>
    <w:rsid w:val="00C53EDA"/>
    <w:rsid w:val="00C544E1"/>
    <w:rsid w:val="00C54504"/>
    <w:rsid w:val="00C549C2"/>
    <w:rsid w:val="00C559B9"/>
    <w:rsid w:val="00C55AA3"/>
    <w:rsid w:val="00C55D9B"/>
    <w:rsid w:val="00C55FF5"/>
    <w:rsid w:val="00C568EB"/>
    <w:rsid w:val="00C57AF2"/>
    <w:rsid w:val="00C60651"/>
    <w:rsid w:val="00C60DE1"/>
    <w:rsid w:val="00C61F93"/>
    <w:rsid w:val="00C63868"/>
    <w:rsid w:val="00C64B04"/>
    <w:rsid w:val="00C655BA"/>
    <w:rsid w:val="00C65F09"/>
    <w:rsid w:val="00C65F17"/>
    <w:rsid w:val="00C673BF"/>
    <w:rsid w:val="00C70592"/>
    <w:rsid w:val="00C70EC7"/>
    <w:rsid w:val="00C7190E"/>
    <w:rsid w:val="00C72785"/>
    <w:rsid w:val="00C72BAF"/>
    <w:rsid w:val="00C75A78"/>
    <w:rsid w:val="00C763A1"/>
    <w:rsid w:val="00C76C8E"/>
    <w:rsid w:val="00C77752"/>
    <w:rsid w:val="00C800C1"/>
    <w:rsid w:val="00C8014D"/>
    <w:rsid w:val="00C80D99"/>
    <w:rsid w:val="00C81ED8"/>
    <w:rsid w:val="00C821CC"/>
    <w:rsid w:val="00C82747"/>
    <w:rsid w:val="00C82A2C"/>
    <w:rsid w:val="00C84105"/>
    <w:rsid w:val="00C8428B"/>
    <w:rsid w:val="00C8428D"/>
    <w:rsid w:val="00C85522"/>
    <w:rsid w:val="00C85ACA"/>
    <w:rsid w:val="00C86290"/>
    <w:rsid w:val="00C862B1"/>
    <w:rsid w:val="00C871FA"/>
    <w:rsid w:val="00C90362"/>
    <w:rsid w:val="00C91828"/>
    <w:rsid w:val="00C92635"/>
    <w:rsid w:val="00C92FC3"/>
    <w:rsid w:val="00C93423"/>
    <w:rsid w:val="00C9403D"/>
    <w:rsid w:val="00C94C2B"/>
    <w:rsid w:val="00C9555C"/>
    <w:rsid w:val="00CA013A"/>
    <w:rsid w:val="00CA017C"/>
    <w:rsid w:val="00CA0865"/>
    <w:rsid w:val="00CA1073"/>
    <w:rsid w:val="00CA1374"/>
    <w:rsid w:val="00CA1BF7"/>
    <w:rsid w:val="00CA3A00"/>
    <w:rsid w:val="00CA3D8D"/>
    <w:rsid w:val="00CA4096"/>
    <w:rsid w:val="00CA565E"/>
    <w:rsid w:val="00CA5D09"/>
    <w:rsid w:val="00CA6204"/>
    <w:rsid w:val="00CA6FD1"/>
    <w:rsid w:val="00CA7372"/>
    <w:rsid w:val="00CA789E"/>
    <w:rsid w:val="00CA78E0"/>
    <w:rsid w:val="00CA7BC8"/>
    <w:rsid w:val="00CB129D"/>
    <w:rsid w:val="00CB18E1"/>
    <w:rsid w:val="00CB1EDE"/>
    <w:rsid w:val="00CB2F1D"/>
    <w:rsid w:val="00CB350F"/>
    <w:rsid w:val="00CB425C"/>
    <w:rsid w:val="00CB4EC0"/>
    <w:rsid w:val="00CB53DD"/>
    <w:rsid w:val="00CB62C8"/>
    <w:rsid w:val="00CB6554"/>
    <w:rsid w:val="00CB7C53"/>
    <w:rsid w:val="00CB7F0A"/>
    <w:rsid w:val="00CC00FB"/>
    <w:rsid w:val="00CC0291"/>
    <w:rsid w:val="00CC07FE"/>
    <w:rsid w:val="00CC0C06"/>
    <w:rsid w:val="00CC0F59"/>
    <w:rsid w:val="00CC23F2"/>
    <w:rsid w:val="00CC2585"/>
    <w:rsid w:val="00CC3126"/>
    <w:rsid w:val="00CC322C"/>
    <w:rsid w:val="00CC335C"/>
    <w:rsid w:val="00CC434F"/>
    <w:rsid w:val="00CC4366"/>
    <w:rsid w:val="00CC4C69"/>
    <w:rsid w:val="00CC4F13"/>
    <w:rsid w:val="00CC51DC"/>
    <w:rsid w:val="00CC5F4B"/>
    <w:rsid w:val="00CC6A25"/>
    <w:rsid w:val="00CD0C49"/>
    <w:rsid w:val="00CD153E"/>
    <w:rsid w:val="00CD154B"/>
    <w:rsid w:val="00CD17C5"/>
    <w:rsid w:val="00CD2EBF"/>
    <w:rsid w:val="00CD343B"/>
    <w:rsid w:val="00CD4164"/>
    <w:rsid w:val="00CD4805"/>
    <w:rsid w:val="00CD48EC"/>
    <w:rsid w:val="00CD5E3F"/>
    <w:rsid w:val="00CD6172"/>
    <w:rsid w:val="00CD6895"/>
    <w:rsid w:val="00CD69F1"/>
    <w:rsid w:val="00CD6F8C"/>
    <w:rsid w:val="00CE033A"/>
    <w:rsid w:val="00CE1F9E"/>
    <w:rsid w:val="00CE321E"/>
    <w:rsid w:val="00CE3696"/>
    <w:rsid w:val="00CE3EB2"/>
    <w:rsid w:val="00CE4C64"/>
    <w:rsid w:val="00CE6CAD"/>
    <w:rsid w:val="00CE7B0A"/>
    <w:rsid w:val="00CF113A"/>
    <w:rsid w:val="00CF3EC0"/>
    <w:rsid w:val="00CF416A"/>
    <w:rsid w:val="00CF457C"/>
    <w:rsid w:val="00CF4B94"/>
    <w:rsid w:val="00CF51A2"/>
    <w:rsid w:val="00CF5616"/>
    <w:rsid w:val="00CF5EFD"/>
    <w:rsid w:val="00D02088"/>
    <w:rsid w:val="00D02CD7"/>
    <w:rsid w:val="00D033C9"/>
    <w:rsid w:val="00D04D65"/>
    <w:rsid w:val="00D06234"/>
    <w:rsid w:val="00D06A04"/>
    <w:rsid w:val="00D06F66"/>
    <w:rsid w:val="00D111D3"/>
    <w:rsid w:val="00D11F71"/>
    <w:rsid w:val="00D122D9"/>
    <w:rsid w:val="00D12C61"/>
    <w:rsid w:val="00D135F2"/>
    <w:rsid w:val="00D14074"/>
    <w:rsid w:val="00D14424"/>
    <w:rsid w:val="00D14EA6"/>
    <w:rsid w:val="00D15007"/>
    <w:rsid w:val="00D172DD"/>
    <w:rsid w:val="00D209B9"/>
    <w:rsid w:val="00D21581"/>
    <w:rsid w:val="00D22AE3"/>
    <w:rsid w:val="00D240C3"/>
    <w:rsid w:val="00D24695"/>
    <w:rsid w:val="00D24B00"/>
    <w:rsid w:val="00D24EB0"/>
    <w:rsid w:val="00D25821"/>
    <w:rsid w:val="00D258A8"/>
    <w:rsid w:val="00D25C8E"/>
    <w:rsid w:val="00D25E53"/>
    <w:rsid w:val="00D268B8"/>
    <w:rsid w:val="00D27721"/>
    <w:rsid w:val="00D27C34"/>
    <w:rsid w:val="00D27CB1"/>
    <w:rsid w:val="00D3086E"/>
    <w:rsid w:val="00D31EE1"/>
    <w:rsid w:val="00D321C9"/>
    <w:rsid w:val="00D32C4E"/>
    <w:rsid w:val="00D3329F"/>
    <w:rsid w:val="00D33759"/>
    <w:rsid w:val="00D35BD6"/>
    <w:rsid w:val="00D35CFD"/>
    <w:rsid w:val="00D35D7F"/>
    <w:rsid w:val="00D36DC6"/>
    <w:rsid w:val="00D414BA"/>
    <w:rsid w:val="00D420DA"/>
    <w:rsid w:val="00D427FE"/>
    <w:rsid w:val="00D42B7A"/>
    <w:rsid w:val="00D43AC7"/>
    <w:rsid w:val="00D44DD8"/>
    <w:rsid w:val="00D4513C"/>
    <w:rsid w:val="00D46CA3"/>
    <w:rsid w:val="00D46DF5"/>
    <w:rsid w:val="00D47677"/>
    <w:rsid w:val="00D50F68"/>
    <w:rsid w:val="00D51DC6"/>
    <w:rsid w:val="00D525B9"/>
    <w:rsid w:val="00D535FF"/>
    <w:rsid w:val="00D53A00"/>
    <w:rsid w:val="00D54FE8"/>
    <w:rsid w:val="00D559A4"/>
    <w:rsid w:val="00D57534"/>
    <w:rsid w:val="00D57543"/>
    <w:rsid w:val="00D57FAB"/>
    <w:rsid w:val="00D601D5"/>
    <w:rsid w:val="00D60901"/>
    <w:rsid w:val="00D616AD"/>
    <w:rsid w:val="00D6178E"/>
    <w:rsid w:val="00D64457"/>
    <w:rsid w:val="00D64F2E"/>
    <w:rsid w:val="00D65DC4"/>
    <w:rsid w:val="00D65FA3"/>
    <w:rsid w:val="00D66329"/>
    <w:rsid w:val="00D67B30"/>
    <w:rsid w:val="00D67C42"/>
    <w:rsid w:val="00D71A5E"/>
    <w:rsid w:val="00D720EB"/>
    <w:rsid w:val="00D7271F"/>
    <w:rsid w:val="00D728F8"/>
    <w:rsid w:val="00D73A67"/>
    <w:rsid w:val="00D73CDE"/>
    <w:rsid w:val="00D7411E"/>
    <w:rsid w:val="00D75407"/>
    <w:rsid w:val="00D75B6D"/>
    <w:rsid w:val="00D75B94"/>
    <w:rsid w:val="00D75C6B"/>
    <w:rsid w:val="00D7635D"/>
    <w:rsid w:val="00D76A4A"/>
    <w:rsid w:val="00D77165"/>
    <w:rsid w:val="00D8019E"/>
    <w:rsid w:val="00D8109E"/>
    <w:rsid w:val="00D811E4"/>
    <w:rsid w:val="00D81C93"/>
    <w:rsid w:val="00D8252A"/>
    <w:rsid w:val="00D82B69"/>
    <w:rsid w:val="00D8360E"/>
    <w:rsid w:val="00D839ED"/>
    <w:rsid w:val="00D83A79"/>
    <w:rsid w:val="00D83B96"/>
    <w:rsid w:val="00D8435F"/>
    <w:rsid w:val="00D84823"/>
    <w:rsid w:val="00D85E3C"/>
    <w:rsid w:val="00D86A54"/>
    <w:rsid w:val="00D86A82"/>
    <w:rsid w:val="00D86D66"/>
    <w:rsid w:val="00D86F3C"/>
    <w:rsid w:val="00D90A4C"/>
    <w:rsid w:val="00D90EFD"/>
    <w:rsid w:val="00D90FF5"/>
    <w:rsid w:val="00D9148F"/>
    <w:rsid w:val="00D91E7F"/>
    <w:rsid w:val="00D921ED"/>
    <w:rsid w:val="00D93EF8"/>
    <w:rsid w:val="00D949EF"/>
    <w:rsid w:val="00D94A70"/>
    <w:rsid w:val="00D9534B"/>
    <w:rsid w:val="00D957D9"/>
    <w:rsid w:val="00D95BD4"/>
    <w:rsid w:val="00D95DF7"/>
    <w:rsid w:val="00D9636A"/>
    <w:rsid w:val="00D9665D"/>
    <w:rsid w:val="00D96BB1"/>
    <w:rsid w:val="00DA0EAE"/>
    <w:rsid w:val="00DA1004"/>
    <w:rsid w:val="00DA260A"/>
    <w:rsid w:val="00DA308C"/>
    <w:rsid w:val="00DA4B38"/>
    <w:rsid w:val="00DA6A97"/>
    <w:rsid w:val="00DB0345"/>
    <w:rsid w:val="00DB10E4"/>
    <w:rsid w:val="00DB13AE"/>
    <w:rsid w:val="00DB39EC"/>
    <w:rsid w:val="00DB5D8D"/>
    <w:rsid w:val="00DB5DF6"/>
    <w:rsid w:val="00DB6DC8"/>
    <w:rsid w:val="00DB72F2"/>
    <w:rsid w:val="00DB778D"/>
    <w:rsid w:val="00DC0D56"/>
    <w:rsid w:val="00DC102A"/>
    <w:rsid w:val="00DC21F3"/>
    <w:rsid w:val="00DC3B80"/>
    <w:rsid w:val="00DC4356"/>
    <w:rsid w:val="00DC579B"/>
    <w:rsid w:val="00DC685D"/>
    <w:rsid w:val="00DC6BCB"/>
    <w:rsid w:val="00DC71E7"/>
    <w:rsid w:val="00DC7D5E"/>
    <w:rsid w:val="00DD08FC"/>
    <w:rsid w:val="00DD2053"/>
    <w:rsid w:val="00DD2418"/>
    <w:rsid w:val="00DD2E5B"/>
    <w:rsid w:val="00DD32A3"/>
    <w:rsid w:val="00DD4FF1"/>
    <w:rsid w:val="00DD52C0"/>
    <w:rsid w:val="00DD6254"/>
    <w:rsid w:val="00DD6744"/>
    <w:rsid w:val="00DE0369"/>
    <w:rsid w:val="00DE2022"/>
    <w:rsid w:val="00DE39CE"/>
    <w:rsid w:val="00DE3DCC"/>
    <w:rsid w:val="00DE3EA0"/>
    <w:rsid w:val="00DE537B"/>
    <w:rsid w:val="00DE6DEE"/>
    <w:rsid w:val="00DF22B5"/>
    <w:rsid w:val="00DF242C"/>
    <w:rsid w:val="00DF2B69"/>
    <w:rsid w:val="00DF2F7B"/>
    <w:rsid w:val="00DF34C8"/>
    <w:rsid w:val="00DF3AC0"/>
    <w:rsid w:val="00DF428A"/>
    <w:rsid w:val="00DF5B92"/>
    <w:rsid w:val="00DF60B9"/>
    <w:rsid w:val="00DF6A84"/>
    <w:rsid w:val="00E0011E"/>
    <w:rsid w:val="00E00937"/>
    <w:rsid w:val="00E010EB"/>
    <w:rsid w:val="00E020B7"/>
    <w:rsid w:val="00E03C18"/>
    <w:rsid w:val="00E04A20"/>
    <w:rsid w:val="00E05A0D"/>
    <w:rsid w:val="00E05C15"/>
    <w:rsid w:val="00E06D1F"/>
    <w:rsid w:val="00E071E6"/>
    <w:rsid w:val="00E12BEA"/>
    <w:rsid w:val="00E13063"/>
    <w:rsid w:val="00E14813"/>
    <w:rsid w:val="00E14863"/>
    <w:rsid w:val="00E149B6"/>
    <w:rsid w:val="00E14D39"/>
    <w:rsid w:val="00E14EE8"/>
    <w:rsid w:val="00E16DDC"/>
    <w:rsid w:val="00E172A1"/>
    <w:rsid w:val="00E175FC"/>
    <w:rsid w:val="00E20677"/>
    <w:rsid w:val="00E21A02"/>
    <w:rsid w:val="00E21ACA"/>
    <w:rsid w:val="00E21B69"/>
    <w:rsid w:val="00E22835"/>
    <w:rsid w:val="00E228E5"/>
    <w:rsid w:val="00E24918"/>
    <w:rsid w:val="00E305E4"/>
    <w:rsid w:val="00E3079E"/>
    <w:rsid w:val="00E30957"/>
    <w:rsid w:val="00E31085"/>
    <w:rsid w:val="00E32948"/>
    <w:rsid w:val="00E332B1"/>
    <w:rsid w:val="00E3337A"/>
    <w:rsid w:val="00E334BA"/>
    <w:rsid w:val="00E33603"/>
    <w:rsid w:val="00E33903"/>
    <w:rsid w:val="00E341C6"/>
    <w:rsid w:val="00E341DE"/>
    <w:rsid w:val="00E34F79"/>
    <w:rsid w:val="00E35316"/>
    <w:rsid w:val="00E35616"/>
    <w:rsid w:val="00E372EE"/>
    <w:rsid w:val="00E379A5"/>
    <w:rsid w:val="00E37A4A"/>
    <w:rsid w:val="00E40260"/>
    <w:rsid w:val="00E404B9"/>
    <w:rsid w:val="00E4062B"/>
    <w:rsid w:val="00E40798"/>
    <w:rsid w:val="00E40951"/>
    <w:rsid w:val="00E40E81"/>
    <w:rsid w:val="00E41486"/>
    <w:rsid w:val="00E41BA3"/>
    <w:rsid w:val="00E4272E"/>
    <w:rsid w:val="00E44AAB"/>
    <w:rsid w:val="00E46214"/>
    <w:rsid w:val="00E46A09"/>
    <w:rsid w:val="00E47173"/>
    <w:rsid w:val="00E50AB4"/>
    <w:rsid w:val="00E50AB6"/>
    <w:rsid w:val="00E50B5E"/>
    <w:rsid w:val="00E50E26"/>
    <w:rsid w:val="00E5174B"/>
    <w:rsid w:val="00E51926"/>
    <w:rsid w:val="00E531CA"/>
    <w:rsid w:val="00E53ECB"/>
    <w:rsid w:val="00E562AE"/>
    <w:rsid w:val="00E576C0"/>
    <w:rsid w:val="00E57E26"/>
    <w:rsid w:val="00E60219"/>
    <w:rsid w:val="00E60FAF"/>
    <w:rsid w:val="00E611ED"/>
    <w:rsid w:val="00E616DC"/>
    <w:rsid w:val="00E63444"/>
    <w:rsid w:val="00E65707"/>
    <w:rsid w:val="00E65A13"/>
    <w:rsid w:val="00E65BED"/>
    <w:rsid w:val="00E665BF"/>
    <w:rsid w:val="00E67699"/>
    <w:rsid w:val="00E70363"/>
    <w:rsid w:val="00E7096B"/>
    <w:rsid w:val="00E736AF"/>
    <w:rsid w:val="00E73760"/>
    <w:rsid w:val="00E73EEC"/>
    <w:rsid w:val="00E809EA"/>
    <w:rsid w:val="00E8171C"/>
    <w:rsid w:val="00E817E7"/>
    <w:rsid w:val="00E8481E"/>
    <w:rsid w:val="00E851C4"/>
    <w:rsid w:val="00E8685F"/>
    <w:rsid w:val="00E87604"/>
    <w:rsid w:val="00E9408A"/>
    <w:rsid w:val="00E955DF"/>
    <w:rsid w:val="00E95659"/>
    <w:rsid w:val="00E95A7D"/>
    <w:rsid w:val="00E95AAB"/>
    <w:rsid w:val="00E96E70"/>
    <w:rsid w:val="00EA0865"/>
    <w:rsid w:val="00EA0A0B"/>
    <w:rsid w:val="00EA1695"/>
    <w:rsid w:val="00EA206A"/>
    <w:rsid w:val="00EA436E"/>
    <w:rsid w:val="00EA574B"/>
    <w:rsid w:val="00EA5BAF"/>
    <w:rsid w:val="00EA5D6F"/>
    <w:rsid w:val="00EA6B97"/>
    <w:rsid w:val="00EA77A3"/>
    <w:rsid w:val="00EB1029"/>
    <w:rsid w:val="00EB6285"/>
    <w:rsid w:val="00EB6E22"/>
    <w:rsid w:val="00EB7AB7"/>
    <w:rsid w:val="00EB7CEC"/>
    <w:rsid w:val="00EB7F3C"/>
    <w:rsid w:val="00EB7FD1"/>
    <w:rsid w:val="00EC0275"/>
    <w:rsid w:val="00EC15CE"/>
    <w:rsid w:val="00EC22D6"/>
    <w:rsid w:val="00EC2DF6"/>
    <w:rsid w:val="00EC5B07"/>
    <w:rsid w:val="00EC7797"/>
    <w:rsid w:val="00ED051B"/>
    <w:rsid w:val="00ED2E8C"/>
    <w:rsid w:val="00ED3DDA"/>
    <w:rsid w:val="00ED5EE9"/>
    <w:rsid w:val="00ED5FFF"/>
    <w:rsid w:val="00EE02B3"/>
    <w:rsid w:val="00EE0A42"/>
    <w:rsid w:val="00EE19D1"/>
    <w:rsid w:val="00EE2B9E"/>
    <w:rsid w:val="00EE4BEE"/>
    <w:rsid w:val="00EE4C3F"/>
    <w:rsid w:val="00EE5293"/>
    <w:rsid w:val="00EE5840"/>
    <w:rsid w:val="00EE77BE"/>
    <w:rsid w:val="00EF1433"/>
    <w:rsid w:val="00EF1E87"/>
    <w:rsid w:val="00EF2ACF"/>
    <w:rsid w:val="00EF31A7"/>
    <w:rsid w:val="00EF34EE"/>
    <w:rsid w:val="00EF3BC7"/>
    <w:rsid w:val="00EF48BA"/>
    <w:rsid w:val="00EF49E0"/>
    <w:rsid w:val="00EF4F37"/>
    <w:rsid w:val="00EF4FF8"/>
    <w:rsid w:val="00EF6DE6"/>
    <w:rsid w:val="00EF741D"/>
    <w:rsid w:val="00F00EE6"/>
    <w:rsid w:val="00F01A75"/>
    <w:rsid w:val="00F02D91"/>
    <w:rsid w:val="00F03777"/>
    <w:rsid w:val="00F04211"/>
    <w:rsid w:val="00F04687"/>
    <w:rsid w:val="00F069E1"/>
    <w:rsid w:val="00F07BE0"/>
    <w:rsid w:val="00F11885"/>
    <w:rsid w:val="00F11D5C"/>
    <w:rsid w:val="00F14D09"/>
    <w:rsid w:val="00F16B1F"/>
    <w:rsid w:val="00F16CA6"/>
    <w:rsid w:val="00F17546"/>
    <w:rsid w:val="00F20AB8"/>
    <w:rsid w:val="00F2309E"/>
    <w:rsid w:val="00F23DAE"/>
    <w:rsid w:val="00F24242"/>
    <w:rsid w:val="00F251D4"/>
    <w:rsid w:val="00F26F99"/>
    <w:rsid w:val="00F27236"/>
    <w:rsid w:val="00F319CE"/>
    <w:rsid w:val="00F336D8"/>
    <w:rsid w:val="00F33B73"/>
    <w:rsid w:val="00F33D9F"/>
    <w:rsid w:val="00F34568"/>
    <w:rsid w:val="00F35067"/>
    <w:rsid w:val="00F357ED"/>
    <w:rsid w:val="00F36130"/>
    <w:rsid w:val="00F36811"/>
    <w:rsid w:val="00F3775B"/>
    <w:rsid w:val="00F400CD"/>
    <w:rsid w:val="00F41FE3"/>
    <w:rsid w:val="00F43D92"/>
    <w:rsid w:val="00F44C85"/>
    <w:rsid w:val="00F45165"/>
    <w:rsid w:val="00F458F2"/>
    <w:rsid w:val="00F462FB"/>
    <w:rsid w:val="00F46372"/>
    <w:rsid w:val="00F46AE4"/>
    <w:rsid w:val="00F474E8"/>
    <w:rsid w:val="00F47F7B"/>
    <w:rsid w:val="00F50CBC"/>
    <w:rsid w:val="00F50DE5"/>
    <w:rsid w:val="00F5279E"/>
    <w:rsid w:val="00F53BF9"/>
    <w:rsid w:val="00F53C3F"/>
    <w:rsid w:val="00F5428B"/>
    <w:rsid w:val="00F55B98"/>
    <w:rsid w:val="00F55BC3"/>
    <w:rsid w:val="00F55E56"/>
    <w:rsid w:val="00F57089"/>
    <w:rsid w:val="00F57ED2"/>
    <w:rsid w:val="00F60DCD"/>
    <w:rsid w:val="00F60EA5"/>
    <w:rsid w:val="00F6347E"/>
    <w:rsid w:val="00F64584"/>
    <w:rsid w:val="00F645C1"/>
    <w:rsid w:val="00F65953"/>
    <w:rsid w:val="00F67CD5"/>
    <w:rsid w:val="00F70D07"/>
    <w:rsid w:val="00F72181"/>
    <w:rsid w:val="00F72C86"/>
    <w:rsid w:val="00F75129"/>
    <w:rsid w:val="00F76864"/>
    <w:rsid w:val="00F76C05"/>
    <w:rsid w:val="00F83651"/>
    <w:rsid w:val="00F836D0"/>
    <w:rsid w:val="00F83A82"/>
    <w:rsid w:val="00F84126"/>
    <w:rsid w:val="00F8419D"/>
    <w:rsid w:val="00F85342"/>
    <w:rsid w:val="00F853ED"/>
    <w:rsid w:val="00F86AC4"/>
    <w:rsid w:val="00F86C6F"/>
    <w:rsid w:val="00F873E2"/>
    <w:rsid w:val="00F915AE"/>
    <w:rsid w:val="00F91BDD"/>
    <w:rsid w:val="00F92C25"/>
    <w:rsid w:val="00F9521D"/>
    <w:rsid w:val="00F95819"/>
    <w:rsid w:val="00F96353"/>
    <w:rsid w:val="00F9786C"/>
    <w:rsid w:val="00F97B87"/>
    <w:rsid w:val="00FA264F"/>
    <w:rsid w:val="00FA3A55"/>
    <w:rsid w:val="00FA4026"/>
    <w:rsid w:val="00FA4E48"/>
    <w:rsid w:val="00FA5261"/>
    <w:rsid w:val="00FA5BAA"/>
    <w:rsid w:val="00FA65F0"/>
    <w:rsid w:val="00FA7121"/>
    <w:rsid w:val="00FB080B"/>
    <w:rsid w:val="00FB0D75"/>
    <w:rsid w:val="00FB23F4"/>
    <w:rsid w:val="00FB2787"/>
    <w:rsid w:val="00FB4744"/>
    <w:rsid w:val="00FB5DA4"/>
    <w:rsid w:val="00FB660B"/>
    <w:rsid w:val="00FB689B"/>
    <w:rsid w:val="00FC0F94"/>
    <w:rsid w:val="00FC156E"/>
    <w:rsid w:val="00FC3C08"/>
    <w:rsid w:val="00FC6E25"/>
    <w:rsid w:val="00FC707F"/>
    <w:rsid w:val="00FD0FC0"/>
    <w:rsid w:val="00FD1B93"/>
    <w:rsid w:val="00FD25A1"/>
    <w:rsid w:val="00FD4532"/>
    <w:rsid w:val="00FD4FD5"/>
    <w:rsid w:val="00FD5406"/>
    <w:rsid w:val="00FD6E00"/>
    <w:rsid w:val="00FD7100"/>
    <w:rsid w:val="00FD717E"/>
    <w:rsid w:val="00FD7336"/>
    <w:rsid w:val="00FD7AAA"/>
    <w:rsid w:val="00FE03CA"/>
    <w:rsid w:val="00FE040C"/>
    <w:rsid w:val="00FE1D2D"/>
    <w:rsid w:val="00FE34DF"/>
    <w:rsid w:val="00FE35A7"/>
    <w:rsid w:val="00FE3A5E"/>
    <w:rsid w:val="00FE5107"/>
    <w:rsid w:val="00FE66D2"/>
    <w:rsid w:val="00FE768E"/>
    <w:rsid w:val="00FE787D"/>
    <w:rsid w:val="00FF0CF9"/>
    <w:rsid w:val="00FF210A"/>
    <w:rsid w:val="00FF2262"/>
    <w:rsid w:val="00FF44FA"/>
    <w:rsid w:val="00FF6572"/>
    <w:rsid w:val="00FF75C7"/>
    <w:rsid w:val="028376C2"/>
    <w:rsid w:val="0A5C6D23"/>
    <w:rsid w:val="0F0F84A2"/>
    <w:rsid w:val="0F22CBB4"/>
    <w:rsid w:val="132004CF"/>
    <w:rsid w:val="1DBD13E3"/>
    <w:rsid w:val="215980FF"/>
    <w:rsid w:val="22BFF8F1"/>
    <w:rsid w:val="26CDF1F8"/>
    <w:rsid w:val="28A3E4B7"/>
    <w:rsid w:val="3268CC45"/>
    <w:rsid w:val="3B042B47"/>
    <w:rsid w:val="463BE27B"/>
    <w:rsid w:val="4D3CD380"/>
    <w:rsid w:val="51DB3F23"/>
    <w:rsid w:val="56908959"/>
    <w:rsid w:val="59679A07"/>
    <w:rsid w:val="6795E9F8"/>
    <w:rsid w:val="69E114A0"/>
    <w:rsid w:val="74C6CAAA"/>
    <w:rsid w:val="7E125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2DC779"/>
  <w15:chartTrackingRefBased/>
  <w15:docId w15:val="{E6FD69BF-6FD3-4082-9F0A-A4F1FFF9D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5795"/>
    <w:pPr>
      <w:bidi/>
    </w:pPr>
    <w:rPr>
      <w:rFonts w:ascii="Arial" w:eastAsiaTheme="minorEastAsia" w:hAnsi="Arial" w:cs="Arial"/>
      <w:sz w:val="20"/>
      <w:szCs w:val="20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847B20"/>
    <w:pPr>
      <w:numPr>
        <w:ilvl w:val="0"/>
      </w:numPr>
      <w:outlineLvl w:val="0"/>
    </w:pPr>
    <w:rPr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22D6"/>
    <w:pPr>
      <w:keepNext/>
      <w:keepLines/>
      <w:numPr>
        <w:ilvl w:val="1"/>
        <w:numId w:val="5"/>
      </w:numPr>
      <w:tabs>
        <w:tab w:val="left" w:pos="1110"/>
      </w:tabs>
      <w:spacing w:before="240" w:after="0"/>
      <w:outlineLvl w:val="1"/>
    </w:pPr>
    <w:rPr>
      <w:rFonts w:asciiTheme="minorBidi" w:eastAsiaTheme="majorEastAsia" w:hAnsiTheme="minorBidi"/>
      <w:b/>
      <w:bCs/>
      <w:sz w:val="28"/>
      <w:szCs w:val="28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847B20"/>
    <w:pPr>
      <w:numPr>
        <w:ilvl w:val="2"/>
      </w:numPr>
      <w:tabs>
        <w:tab w:val="clear" w:pos="1110"/>
        <w:tab w:val="left" w:pos="1819"/>
      </w:tabs>
      <w:outlineLvl w:val="2"/>
    </w:p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18582D"/>
    <w:pPr>
      <w:numPr>
        <w:ilvl w:val="3"/>
      </w:numPr>
      <w:outlineLvl w:val="3"/>
    </w:pPr>
    <w:rPr>
      <w:sz w:val="24"/>
      <w:szCs w:val="24"/>
    </w:r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310896"/>
    <w:pPr>
      <w:numPr>
        <w:ilvl w:val="4"/>
      </w:numPr>
      <w:tabs>
        <w:tab w:val="clear" w:pos="1819"/>
      </w:tabs>
      <w:outlineLvl w:val="4"/>
    </w:pPr>
    <w:rPr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3158C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3158C4"/>
  </w:style>
  <w:style w:type="paragraph" w:styleId="Footer">
    <w:name w:val="footer"/>
    <w:basedOn w:val="Normal"/>
    <w:link w:val="FooterChar"/>
    <w:unhideWhenUsed/>
    <w:rsid w:val="003158C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58C4"/>
  </w:style>
  <w:style w:type="character" w:customStyle="1" w:styleId="Heading1Char">
    <w:name w:val="Heading 1 Char"/>
    <w:basedOn w:val="DefaultParagraphFont"/>
    <w:link w:val="Heading1"/>
    <w:uiPriority w:val="9"/>
    <w:rsid w:val="00847B20"/>
    <w:rPr>
      <w:rFonts w:asciiTheme="minorBidi" w:eastAsiaTheme="majorEastAsia" w:hAnsiTheme="minorBidi" w:cs="Arial"/>
      <w:b/>
      <w:bCs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C22D6"/>
    <w:rPr>
      <w:rFonts w:asciiTheme="minorBidi" w:eastAsiaTheme="majorEastAsia" w:hAnsiTheme="minorBidi" w:cs="Arial"/>
      <w:b/>
      <w:bCs/>
      <w:sz w:val="28"/>
      <w:szCs w:val="28"/>
    </w:rPr>
  </w:style>
  <w:style w:type="table" w:styleId="TableGrid">
    <w:name w:val="Table Grid"/>
    <w:basedOn w:val="TableNormal"/>
    <w:uiPriority w:val="59"/>
    <w:rsid w:val="009137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41">
    <w:name w:val="Grid Table 41"/>
    <w:basedOn w:val="TableNormal"/>
    <w:uiPriority w:val="49"/>
    <w:rsid w:val="00A2262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StyleSubtitleCover2TopNoborder">
    <w:name w:val="Style Subtitle Cover2 + Top: (No border)"/>
    <w:basedOn w:val="Normal"/>
    <w:rsid w:val="00A22623"/>
    <w:pPr>
      <w:keepNext/>
      <w:keepLines/>
      <w:bidi w:val="0"/>
      <w:spacing w:after="0" w:line="480" w:lineRule="atLeast"/>
      <w:jc w:val="right"/>
    </w:pPr>
    <w:rPr>
      <w:rFonts w:ascii="Times New Roman" w:eastAsia="Times New Roman" w:hAnsi="Times New Roman" w:cs="Times New Roman"/>
      <w:kern w:val="28"/>
      <w:sz w:val="32"/>
      <w:lang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847B20"/>
    <w:rPr>
      <w:rFonts w:asciiTheme="minorBidi" w:eastAsiaTheme="majorEastAsia" w:hAnsiTheme="minorBidi" w:cs="Arial"/>
      <w:b/>
      <w:bCs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301B6C"/>
    <w:rPr>
      <w:color w:val="0563C1" w:themeColor="hyperlink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DA260A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DA260A"/>
    <w:pPr>
      <w:numPr>
        <w:numId w:val="0"/>
      </w:numPr>
      <w:bidi w:val="0"/>
      <w:outlineLvl w:val="9"/>
    </w:pPr>
    <w:rPr>
      <w:rFonts w:asciiTheme="majorHAnsi" w:hAnsiTheme="majorHAnsi" w:cstheme="majorBidi"/>
      <w:b w:val="0"/>
      <w:bCs w:val="0"/>
      <w:color w:val="2E74B5" w:themeColor="accent1" w:themeShade="BF"/>
      <w:lang w:bidi="ar-SA"/>
    </w:rPr>
  </w:style>
  <w:style w:type="paragraph" w:styleId="TOC2">
    <w:name w:val="toc 2"/>
    <w:basedOn w:val="Normal"/>
    <w:next w:val="Normal"/>
    <w:autoRedefine/>
    <w:uiPriority w:val="39"/>
    <w:unhideWhenUsed/>
    <w:rsid w:val="00B365BA"/>
    <w:pPr>
      <w:tabs>
        <w:tab w:val="left" w:pos="815"/>
        <w:tab w:val="right" w:leader="dot" w:pos="9615"/>
      </w:tabs>
      <w:spacing w:after="0"/>
      <w:ind w:left="200"/>
    </w:pPr>
    <w:rPr>
      <w:rFonts w:cstheme="minorHAnsi"/>
      <w:smallCaps/>
      <w:noProof/>
    </w:rPr>
  </w:style>
  <w:style w:type="paragraph" w:styleId="TOC1">
    <w:name w:val="toc 1"/>
    <w:basedOn w:val="Normal"/>
    <w:next w:val="Normal"/>
    <w:autoRedefine/>
    <w:uiPriority w:val="39"/>
    <w:unhideWhenUsed/>
    <w:rsid w:val="00B365BA"/>
    <w:pPr>
      <w:tabs>
        <w:tab w:val="left" w:pos="532"/>
        <w:tab w:val="right" w:leader="dot" w:pos="9615"/>
      </w:tabs>
      <w:spacing w:after="0"/>
    </w:pPr>
    <w:rPr>
      <w:rFonts w:cstheme="minorHAnsi"/>
      <w:b/>
      <w:bCs/>
      <w:caps/>
      <w:noProof/>
    </w:rPr>
  </w:style>
  <w:style w:type="paragraph" w:styleId="TOC3">
    <w:name w:val="toc 3"/>
    <w:basedOn w:val="Normal"/>
    <w:next w:val="Normal"/>
    <w:autoRedefine/>
    <w:uiPriority w:val="39"/>
    <w:unhideWhenUsed/>
    <w:rsid w:val="00B365BA"/>
    <w:pPr>
      <w:tabs>
        <w:tab w:val="left" w:pos="968"/>
        <w:tab w:val="right" w:leader="dot" w:pos="9615"/>
      </w:tabs>
      <w:spacing w:after="0"/>
      <w:ind w:left="400"/>
    </w:pPr>
    <w:rPr>
      <w:rFonts w:cstheme="minorHAnsi"/>
      <w:i/>
      <w:iCs/>
      <w:noProof/>
    </w:rPr>
  </w:style>
  <w:style w:type="paragraph" w:styleId="TOC4">
    <w:name w:val="toc 4"/>
    <w:basedOn w:val="Normal"/>
    <w:next w:val="Normal"/>
    <w:autoRedefine/>
    <w:uiPriority w:val="39"/>
    <w:unhideWhenUsed/>
    <w:rsid w:val="00B365BA"/>
    <w:pPr>
      <w:tabs>
        <w:tab w:val="left" w:pos="1252"/>
        <w:tab w:val="right" w:leader="dot" w:pos="9615"/>
      </w:tabs>
      <w:spacing w:after="0"/>
      <w:ind w:left="600"/>
    </w:pPr>
    <w:rPr>
      <w:rFonts w:cstheme="minorHAnsi"/>
      <w:noProof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7E53E2"/>
    <w:pPr>
      <w:spacing w:after="0"/>
      <w:ind w:left="80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DA260A"/>
    <w:pPr>
      <w:spacing w:after="0"/>
      <w:ind w:left="10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DA260A"/>
    <w:pPr>
      <w:spacing w:after="0"/>
      <w:ind w:left="120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DA260A"/>
    <w:pPr>
      <w:spacing w:after="0"/>
      <w:ind w:left="140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DA260A"/>
    <w:pPr>
      <w:spacing w:after="0"/>
      <w:ind w:left="1600"/>
    </w:pPr>
    <w:rPr>
      <w:rFonts w:cstheme="minorHAnsi"/>
      <w:sz w:val="18"/>
      <w:szCs w:val="18"/>
    </w:rPr>
  </w:style>
  <w:style w:type="paragraph" w:styleId="NormalWeb">
    <w:name w:val="Normal (Web)"/>
    <w:basedOn w:val="Normal"/>
    <w:uiPriority w:val="99"/>
    <w:unhideWhenUsed/>
    <w:rsid w:val="00E7096B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18582D"/>
    <w:rPr>
      <w:rFonts w:asciiTheme="minorBidi" w:eastAsiaTheme="majorEastAsia" w:hAnsiTheme="minorBidi" w:cs="Arial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310896"/>
    <w:rPr>
      <w:rFonts w:asciiTheme="minorBidi" w:eastAsiaTheme="majorEastAsia" w:hAnsiTheme="minorBidi" w:cs="Arial"/>
      <w:b/>
      <w:bCs/>
      <w:sz w:val="24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FC6E25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semiHidden/>
    <w:rsid w:val="00FD0FC0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FD0FC0"/>
    <w:rPr>
      <w:rFonts w:ascii="Tahoma" w:eastAsia="Times New Roman" w:hAnsi="Tahoma" w:cs="Tahoma"/>
      <w:sz w:val="16"/>
      <w:szCs w:val="16"/>
    </w:rPr>
  </w:style>
  <w:style w:type="table" w:customStyle="1" w:styleId="TableGrid1">
    <w:name w:val="Table Grid1"/>
    <w:basedOn w:val="TableNormal"/>
    <w:next w:val="TableGrid"/>
    <w:uiPriority w:val="59"/>
    <w:rsid w:val="00CF5616"/>
    <w:pPr>
      <w:spacing w:after="0" w:line="240" w:lineRule="auto"/>
    </w:pPr>
    <w:rPr>
      <w:rFonts w:ascii="Calibri" w:eastAsia="Calibri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002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00204"/>
    <w:rPr>
      <w:rFonts w:ascii="Courier New" w:eastAsia="Times New Roman" w:hAnsi="Courier New" w:cs="Courier New"/>
      <w:sz w:val="20"/>
      <w:szCs w:val="20"/>
    </w:rPr>
  </w:style>
  <w:style w:type="paragraph" w:customStyle="1" w:styleId="a">
    <w:name w:val="שגיאה"/>
    <w:basedOn w:val="Normal"/>
    <w:link w:val="Char"/>
    <w:qFormat/>
    <w:rsid w:val="00715FAB"/>
    <w:pPr>
      <w:shd w:val="clear" w:color="auto" w:fill="FF0000"/>
      <w:spacing w:after="0" w:line="256" w:lineRule="auto"/>
    </w:pPr>
    <w:rPr>
      <w:rFonts w:asciiTheme="minorBidi" w:hAnsiTheme="minorBidi"/>
      <w:color w:val="FFFFFF" w:themeColor="background1"/>
      <w:lang w:eastAsia="he-IL"/>
    </w:rPr>
  </w:style>
  <w:style w:type="character" w:customStyle="1" w:styleId="Char">
    <w:name w:val="שגיאה Char"/>
    <w:basedOn w:val="DefaultParagraphFont"/>
    <w:link w:val="a"/>
    <w:rsid w:val="00715FAB"/>
    <w:rPr>
      <w:rFonts w:asciiTheme="minorBidi" w:eastAsia="Segoe UI" w:hAnsiTheme="minorBidi" w:cs="Arial"/>
      <w:color w:val="FFFFFF" w:themeColor="background1"/>
      <w:sz w:val="20"/>
      <w:szCs w:val="20"/>
      <w:shd w:val="clear" w:color="auto" w:fill="FF0000"/>
      <w:lang w:eastAsia="he-IL"/>
    </w:rPr>
  </w:style>
  <w:style w:type="paragraph" w:styleId="Caption">
    <w:name w:val="caption"/>
    <w:basedOn w:val="Normal"/>
    <w:next w:val="Normal"/>
    <w:uiPriority w:val="35"/>
    <w:unhideWhenUsed/>
    <w:qFormat/>
    <w:rsid w:val="00DA4B3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0">
    <w:name w:val="משתנה"/>
    <w:basedOn w:val="Normal"/>
    <w:link w:val="Char0"/>
    <w:qFormat/>
    <w:rsid w:val="007569C7"/>
    <w:pPr>
      <w:bidi w:val="0"/>
      <w:spacing w:after="0" w:line="240" w:lineRule="auto"/>
    </w:pPr>
    <w:rPr>
      <w:rFonts w:ascii="Verdana Pro Cond Semibold" w:hAnsi="Verdana Pro Cond Semibold"/>
      <w:color w:val="00B0F0"/>
      <w:sz w:val="16"/>
      <w:szCs w:val="16"/>
      <w:lang w:eastAsia="he-IL"/>
    </w:rPr>
  </w:style>
  <w:style w:type="character" w:customStyle="1" w:styleId="Char0">
    <w:name w:val="משתנה Char"/>
    <w:basedOn w:val="DefaultParagraphFont"/>
    <w:link w:val="a0"/>
    <w:rsid w:val="007569C7"/>
    <w:rPr>
      <w:rFonts w:ascii="Verdana Pro Cond Semibold" w:eastAsiaTheme="minorEastAsia" w:hAnsi="Verdana Pro Cond Semibold" w:cs="Arial"/>
      <w:color w:val="00B0F0"/>
      <w:sz w:val="16"/>
      <w:szCs w:val="16"/>
      <w:lang w:eastAsia="he-IL"/>
    </w:rPr>
  </w:style>
  <w:style w:type="table" w:styleId="LightGrid">
    <w:name w:val="Light Grid"/>
    <w:basedOn w:val="TableNormal"/>
    <w:uiPriority w:val="62"/>
    <w:semiHidden/>
    <w:unhideWhenUsed/>
    <w:rsid w:val="00021F4E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TableGridLight">
    <w:name w:val="Grid Table Light"/>
    <w:basedOn w:val="TableNormal"/>
    <w:uiPriority w:val="40"/>
    <w:rsid w:val="00D111D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ListParagraphChar">
    <w:name w:val="List Paragraph Char"/>
    <w:link w:val="ListParagraph"/>
    <w:uiPriority w:val="34"/>
    <w:locked/>
    <w:rsid w:val="0063219F"/>
    <w:rPr>
      <w:rFonts w:eastAsia="Segoe UI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F30FF"/>
    <w:rPr>
      <w:color w:val="808080"/>
    </w:rPr>
  </w:style>
  <w:style w:type="paragraph" w:customStyle="1" w:styleId="Route">
    <w:name w:val="Route"/>
    <w:basedOn w:val="a0"/>
    <w:link w:val="RouteChar"/>
    <w:qFormat/>
    <w:rsid w:val="000D23EE"/>
    <w:rPr>
      <w:color w:val="FF0000"/>
    </w:rPr>
  </w:style>
  <w:style w:type="character" w:customStyle="1" w:styleId="RouteChar">
    <w:name w:val="Route Char"/>
    <w:basedOn w:val="Char0"/>
    <w:link w:val="Route"/>
    <w:rsid w:val="000D23EE"/>
    <w:rPr>
      <w:rFonts w:ascii="Arial" w:eastAsiaTheme="minorEastAsia" w:hAnsi="Arial" w:cs="Arial"/>
      <w:b w:val="0"/>
      <w:bCs w:val="0"/>
      <w:color w:val="FF0000"/>
      <w:sz w:val="18"/>
      <w:szCs w:val="18"/>
      <w:lang w:eastAsia="he-IL"/>
    </w:rPr>
  </w:style>
  <w:style w:type="paragraph" w:customStyle="1" w:styleId="a1">
    <w:name w:val="תנאי לוגי"/>
    <w:basedOn w:val="Normal"/>
    <w:link w:val="Char1"/>
    <w:qFormat/>
    <w:rsid w:val="00462058"/>
    <w:pPr>
      <w:spacing w:after="0" w:line="240" w:lineRule="auto"/>
    </w:pPr>
    <w:rPr>
      <w:rFonts w:cstheme="minorBidi"/>
      <w:b/>
      <w:bCs/>
      <w:color w:val="FF0000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73535"/>
    <w:rPr>
      <w:color w:val="605E5C"/>
      <w:shd w:val="clear" w:color="auto" w:fill="E1DFDD"/>
    </w:rPr>
  </w:style>
  <w:style w:type="character" w:customStyle="1" w:styleId="Char1">
    <w:name w:val="תנאי לוגי Char"/>
    <w:basedOn w:val="DefaultParagraphFont"/>
    <w:link w:val="a1"/>
    <w:rsid w:val="00462058"/>
    <w:rPr>
      <w:rFonts w:ascii="Arial" w:eastAsiaTheme="minorEastAsia" w:hAnsi="Arial"/>
      <w:b/>
      <w:bCs/>
      <w:color w:val="FF0000"/>
      <w:sz w:val="20"/>
      <w:szCs w:val="20"/>
      <w:u w:val="single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156B54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A67B23"/>
    <w:pPr>
      <w:bidi/>
      <w:spacing w:after="0" w:line="240" w:lineRule="auto"/>
    </w:pPr>
    <w:rPr>
      <w:rFonts w:ascii="Arial" w:eastAsiaTheme="minorEastAsia" w:hAnsi="Arial" w:cs="Arial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036F1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36F15"/>
    <w:pPr>
      <w:spacing w:line="240" w:lineRule="auto"/>
    </w:pPr>
    <w:rPr>
      <w:rFonts w:asciiTheme="minorHAnsi" w:hAnsiTheme="minorHAnsi" w:cstheme="minorBidi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36F15"/>
    <w:rPr>
      <w:rFonts w:eastAsiaTheme="minorEastAsia"/>
      <w:sz w:val="20"/>
      <w:szCs w:val="20"/>
    </w:rPr>
  </w:style>
  <w:style w:type="paragraph" w:styleId="Revision">
    <w:name w:val="Revision"/>
    <w:hidden/>
    <w:uiPriority w:val="99"/>
    <w:semiHidden/>
    <w:rsid w:val="003766BB"/>
    <w:pPr>
      <w:spacing w:after="0" w:line="240" w:lineRule="auto"/>
    </w:pPr>
    <w:rPr>
      <w:rFonts w:ascii="Arial" w:eastAsiaTheme="minorEastAsia" w:hAnsi="Arial" w:cs="Arial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E0EC9"/>
    <w:rPr>
      <w:rFonts w:ascii="Courier New" w:eastAsia="Times New Roman" w:hAnsi="Courier New" w:cs="Courier New"/>
      <w:sz w:val="20"/>
      <w:szCs w:val="20"/>
    </w:rPr>
  </w:style>
  <w:style w:type="character" w:customStyle="1" w:styleId="k">
    <w:name w:val="k"/>
    <w:basedOn w:val="DefaultParagraphFont"/>
    <w:rsid w:val="001E0EC9"/>
  </w:style>
  <w:style w:type="character" w:customStyle="1" w:styleId="s1">
    <w:name w:val="s1"/>
    <w:basedOn w:val="DefaultParagraphFont"/>
    <w:rsid w:val="001E0EC9"/>
  </w:style>
  <w:style w:type="character" w:customStyle="1" w:styleId="p">
    <w:name w:val="p"/>
    <w:basedOn w:val="DefaultParagraphFont"/>
    <w:rsid w:val="001E0EC9"/>
  </w:style>
  <w:style w:type="character" w:customStyle="1" w:styleId="UnresolvedMention3">
    <w:name w:val="Unresolved Mention3"/>
    <w:basedOn w:val="DefaultParagraphFont"/>
    <w:uiPriority w:val="99"/>
    <w:semiHidden/>
    <w:unhideWhenUsed/>
    <w:rsid w:val="00B0182F"/>
    <w:rPr>
      <w:color w:val="605E5C"/>
      <w:shd w:val="clear" w:color="auto" w:fill="E1DFDD"/>
    </w:rPr>
  </w:style>
  <w:style w:type="character" w:customStyle="1" w:styleId="opblock-summary-method">
    <w:name w:val="opblock-summary-method"/>
    <w:basedOn w:val="DefaultParagraphFont"/>
    <w:rsid w:val="00E05C15"/>
  </w:style>
  <w:style w:type="character" w:customStyle="1" w:styleId="opblock-summary-path">
    <w:name w:val="opblock-summary-path"/>
    <w:basedOn w:val="DefaultParagraphFont"/>
    <w:rsid w:val="00E05C15"/>
  </w:style>
  <w:style w:type="character" w:customStyle="1" w:styleId="str">
    <w:name w:val="str"/>
    <w:basedOn w:val="DefaultParagraphFont"/>
    <w:rsid w:val="00824BC2"/>
  </w:style>
  <w:style w:type="paragraph" w:customStyle="1" w:styleId="paragraph">
    <w:name w:val="paragraph"/>
    <w:basedOn w:val="Normal"/>
    <w:rsid w:val="008A277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8A2775"/>
  </w:style>
  <w:style w:type="character" w:customStyle="1" w:styleId="eop">
    <w:name w:val="eop"/>
    <w:basedOn w:val="DefaultParagraphFont"/>
    <w:rsid w:val="008A2775"/>
  </w:style>
  <w:style w:type="character" w:customStyle="1" w:styleId="spellingerror">
    <w:name w:val="spellingerror"/>
    <w:basedOn w:val="DefaultParagraphFont"/>
    <w:rsid w:val="008A27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1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749941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9398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820655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230090">
          <w:marLeft w:val="0"/>
          <w:marRight w:val="188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158333">
          <w:marLeft w:val="0"/>
          <w:marRight w:val="188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938942">
          <w:marLeft w:val="0"/>
          <w:marRight w:val="188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625461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93278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4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5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4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0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8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5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977585">
          <w:marLeft w:val="0"/>
          <w:marRight w:val="188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608143">
          <w:marLeft w:val="0"/>
          <w:marRight w:val="188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748292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338053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77442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525367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127001">
          <w:marLeft w:val="0"/>
          <w:marRight w:val="188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878555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6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2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4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56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8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71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671488">
              <w:marLeft w:val="0"/>
              <w:marRight w:val="0"/>
              <w:marTop w:val="0"/>
              <w:marBottom w:val="3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32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0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73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34296">
              <w:marLeft w:val="0"/>
              <w:marRight w:val="0"/>
              <w:marTop w:val="0"/>
              <w:marBottom w:val="3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43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2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7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402904">
          <w:marLeft w:val="0"/>
          <w:marRight w:val="36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593684">
          <w:marLeft w:val="0"/>
          <w:marRight w:val="36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638578">
          <w:marLeft w:val="0"/>
          <w:marRight w:val="36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72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1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7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8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79188">
          <w:marLeft w:val="0"/>
          <w:marRight w:val="36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52197">
          <w:marLeft w:val="0"/>
          <w:marRight w:val="36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55022">
          <w:marLeft w:val="0"/>
          <w:marRight w:val="36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886945">
          <w:marLeft w:val="0"/>
          <w:marRight w:val="36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79877">
          <w:marLeft w:val="0"/>
          <w:marRight w:val="36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93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4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29322">
          <w:marLeft w:val="0"/>
          <w:marRight w:val="116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38522">
          <w:marLeft w:val="0"/>
          <w:marRight w:val="116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516857">
          <w:marLeft w:val="0"/>
          <w:marRight w:val="116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446719">
          <w:marLeft w:val="0"/>
          <w:marRight w:val="116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10234">
          <w:marLeft w:val="0"/>
          <w:marRight w:val="116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02992">
          <w:marLeft w:val="0"/>
          <w:marRight w:val="116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95288">
          <w:marLeft w:val="0"/>
          <w:marRight w:val="116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154555">
          <w:marLeft w:val="0"/>
          <w:marRight w:val="116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37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6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767983">
          <w:marLeft w:val="0"/>
          <w:marRight w:val="188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804613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862403">
          <w:marLeft w:val="0"/>
          <w:marRight w:val="188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137963">
          <w:marLeft w:val="0"/>
          <w:marRight w:val="188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6971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467164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826546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829353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68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0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18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6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8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0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53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97917">
          <w:marLeft w:val="0"/>
          <w:marRight w:val="36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197492">
          <w:marLeft w:val="0"/>
          <w:marRight w:val="36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13302">
          <w:marLeft w:val="0"/>
          <w:marRight w:val="36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921903">
          <w:marLeft w:val="0"/>
          <w:marRight w:val="36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610046">
          <w:marLeft w:val="0"/>
          <w:marRight w:val="36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67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7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7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089058">
          <w:marLeft w:val="0"/>
          <w:marRight w:val="274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641075">
          <w:marLeft w:val="0"/>
          <w:marRight w:val="274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927361">
          <w:marLeft w:val="0"/>
          <w:marRight w:val="994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056445">
          <w:marLeft w:val="0"/>
          <w:marRight w:val="274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028338">
          <w:marLeft w:val="0"/>
          <w:marRight w:val="994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099343">
          <w:marLeft w:val="0"/>
          <w:marRight w:val="274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615824">
          <w:marLeft w:val="0"/>
          <w:marRight w:val="994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23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9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6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7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9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4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3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7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6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7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74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5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2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12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5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4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0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9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0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49792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37877">
          <w:marLeft w:val="0"/>
          <w:marRight w:val="188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104902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425221">
          <w:marLeft w:val="0"/>
          <w:marRight w:val="188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333603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273001">
          <w:marLeft w:val="0"/>
          <w:marRight w:val="188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252406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975515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81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4447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725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95140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39695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10601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15830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4528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49862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77312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3998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76536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0773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38355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14778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86300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7037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81058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9538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27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8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7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4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049205">
          <w:marLeft w:val="0"/>
          <w:marRight w:val="274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97271">
          <w:marLeft w:val="0"/>
          <w:marRight w:val="994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018149">
          <w:marLeft w:val="0"/>
          <w:marRight w:val="274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997205">
          <w:marLeft w:val="0"/>
          <w:marRight w:val="274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064653">
          <w:marLeft w:val="0"/>
          <w:marRight w:val="994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584700">
          <w:marLeft w:val="0"/>
          <w:marRight w:val="994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384851">
          <w:marLeft w:val="0"/>
          <w:marRight w:val="274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96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1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85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2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381203">
          <w:marLeft w:val="0"/>
          <w:marRight w:val="36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360288">
          <w:marLeft w:val="0"/>
          <w:marRight w:val="36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415670">
          <w:marLeft w:val="0"/>
          <w:marRight w:val="36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003549">
          <w:marLeft w:val="0"/>
          <w:marRight w:val="36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532103">
          <w:marLeft w:val="0"/>
          <w:marRight w:val="36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37206D45A4B4C05BE98F9CB95DFB9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1CF175-FEC8-44CE-BD57-7E54BEB03D30}"/>
      </w:docPartPr>
      <w:docPartBody>
        <w:p w:rsidR="00045497" w:rsidRDefault="00045497">
          <w:r w:rsidRPr="00BF257E">
            <w:rPr>
              <w:rStyle w:val="PlaceholderText"/>
            </w:rPr>
            <w:t>[Publish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 Pro Cond Semibold">
    <w:panose1 w:val="020B0706030504040204"/>
    <w:charset w:val="00"/>
    <w:family w:val="swiss"/>
    <w:pitch w:val="variable"/>
    <w:sig w:usb0="80000287" w:usb1="00000043" w:usb2="00000000" w:usb3="00000000" w:csb0="0000009F" w:csb1="00000000"/>
  </w:font>
  <w:font w:name="inherit">
    <w:altName w:val="Times New Roman"/>
    <w:panose1 w:val="020B0604020202020204"/>
    <w:charset w:val="00"/>
    <w:family w:val="roman"/>
    <w:notTrueType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comments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5497"/>
    <w:rsid w:val="0001487D"/>
    <w:rsid w:val="00045497"/>
    <w:rsid w:val="00047225"/>
    <w:rsid w:val="00057F3A"/>
    <w:rsid w:val="0006655A"/>
    <w:rsid w:val="00090766"/>
    <w:rsid w:val="000C6D74"/>
    <w:rsid w:val="00132480"/>
    <w:rsid w:val="00157A72"/>
    <w:rsid w:val="00167324"/>
    <w:rsid w:val="0017528D"/>
    <w:rsid w:val="00211B7D"/>
    <w:rsid w:val="002226A7"/>
    <w:rsid w:val="00284B0F"/>
    <w:rsid w:val="00323665"/>
    <w:rsid w:val="00353FB7"/>
    <w:rsid w:val="003C1009"/>
    <w:rsid w:val="003E1F7C"/>
    <w:rsid w:val="004170F4"/>
    <w:rsid w:val="00431C66"/>
    <w:rsid w:val="004924A6"/>
    <w:rsid w:val="004A4DBC"/>
    <w:rsid w:val="005453EC"/>
    <w:rsid w:val="00555D9E"/>
    <w:rsid w:val="00570BAB"/>
    <w:rsid w:val="005C7F05"/>
    <w:rsid w:val="005F493D"/>
    <w:rsid w:val="0066298B"/>
    <w:rsid w:val="006C2183"/>
    <w:rsid w:val="006C2E3D"/>
    <w:rsid w:val="006E7EC7"/>
    <w:rsid w:val="00712932"/>
    <w:rsid w:val="007364E2"/>
    <w:rsid w:val="007A43D9"/>
    <w:rsid w:val="00807CF8"/>
    <w:rsid w:val="008A3DB1"/>
    <w:rsid w:val="0090502A"/>
    <w:rsid w:val="009515AA"/>
    <w:rsid w:val="00957332"/>
    <w:rsid w:val="00984875"/>
    <w:rsid w:val="009D3269"/>
    <w:rsid w:val="00A13A97"/>
    <w:rsid w:val="00A25C02"/>
    <w:rsid w:val="00A35E7F"/>
    <w:rsid w:val="00A714D8"/>
    <w:rsid w:val="00A719FC"/>
    <w:rsid w:val="00A84A81"/>
    <w:rsid w:val="00AC6037"/>
    <w:rsid w:val="00B26853"/>
    <w:rsid w:val="00B34261"/>
    <w:rsid w:val="00B34EB6"/>
    <w:rsid w:val="00BB5D90"/>
    <w:rsid w:val="00BB6433"/>
    <w:rsid w:val="00BC0314"/>
    <w:rsid w:val="00C31391"/>
    <w:rsid w:val="00C44EB0"/>
    <w:rsid w:val="00C450B2"/>
    <w:rsid w:val="00D46AFE"/>
    <w:rsid w:val="00D76F4A"/>
    <w:rsid w:val="00D96F4F"/>
    <w:rsid w:val="00DA7CF6"/>
    <w:rsid w:val="00E07B20"/>
    <w:rsid w:val="00E51568"/>
    <w:rsid w:val="00E620A3"/>
    <w:rsid w:val="00E96EC5"/>
    <w:rsid w:val="00E97212"/>
    <w:rsid w:val="00EF31A7"/>
    <w:rsid w:val="00F216AB"/>
    <w:rsid w:val="00FB7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45497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GB.XSL" StyleName="GB7714" Version="2005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50E7291-C2E3-4F19-9077-5EDBEF95FE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1280</Words>
  <Characters>7925</Characters>
  <Application>Microsoft Office Word</Application>
  <DocSecurity>0</DocSecurity>
  <Lines>782</Lines>
  <Paragraphs>442</Paragraphs>
  <ScaleCrop>false</ScaleCrop>
  <Company/>
  <LinksUpToDate>false</LinksUpToDate>
  <CharactersWithSpaces>8811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Boris Sigalov</dc:creator>
  <cp:keywords/>
  <dc:description/>
  <cp:lastModifiedBy>Boris Sigalov</cp:lastModifiedBy>
  <cp:revision>26</cp:revision>
  <cp:lastPrinted>2020-03-18T06:57:00Z</cp:lastPrinted>
  <dcterms:created xsi:type="dcterms:W3CDTF">2019-06-19T08:33:00Z</dcterms:created>
  <dcterms:modified xsi:type="dcterms:W3CDTF">2026-02-02T15:05:00Z</dcterms:modified>
</cp:coreProperties>
</file>